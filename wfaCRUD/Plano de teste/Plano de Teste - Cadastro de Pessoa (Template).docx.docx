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9468628"/>
        <w:docPartObj>
          <w:docPartGallery w:val="Cover Pages"/>
          <w:docPartUnique/>
        </w:docPartObj>
      </w:sdtPr>
      <w:sdtContent>
        <w:p w14:paraId="0EA69778" w14:textId="6438F415" w:rsidR="00514B99" w:rsidRPr="0005169F" w:rsidRDefault="00514B99">
          <w:r w:rsidRPr="0005169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280D7F5B" wp14:editId="28DB98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816368A" id="Grupo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B7E18A5" wp14:editId="7F8430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BR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2442686" w14:textId="14A208C6" w:rsidR="00514B99" w:rsidRPr="0005169F" w:rsidRDefault="00873B6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M</w:t>
                                    </w:r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aria Elisângela Barbosa Mangueira</w:t>
                                    </w:r>
                                  </w:p>
                                </w:sdtContent>
                              </w:sdt>
                              <w:p w14:paraId="2B86A7FD" w14:textId="29D3B6DF" w:rsidR="00514B99" w:rsidRPr="0005169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>elisbmangueira@gmail.com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7E18A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BR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2442686" w14:textId="14A208C6" w:rsidR="00514B99" w:rsidRPr="0005169F" w:rsidRDefault="00873B66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M</w:t>
                              </w:r>
                              <w:r w:rsidR="00FE2D0F"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aria Elisângela Barbosa Mangueira</w:t>
                              </w:r>
                            </w:p>
                          </w:sdtContent>
                        </w:sdt>
                        <w:p w14:paraId="2B86A7FD" w14:textId="29D3B6DF" w:rsidR="00514B99" w:rsidRPr="0005169F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E2D0F" w:rsidRPr="0005169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>elisbmangueira@gmail.com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56F7A1" wp14:editId="5C66A0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A6C42" w14:textId="77777777" w:rsidR="00514B99" w:rsidRPr="0005169F" w:rsidRDefault="00514B99">
                                <w:pPr>
                                  <w:pStyle w:val="SemEspaament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 w:rsidRPr="0005169F"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BR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907FAA5" w14:textId="736DA1BC" w:rsidR="00514B99" w:rsidRPr="0005169F" w:rsidRDefault="00873B66" w:rsidP="00064E24">
                                    <w:pPr>
                                      <w:pStyle w:val="SemEspaamento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t>Este plano de teste visa assegurar a qualidade do sistema por meio de cenários de teste, definição de critérios de aprovação e controle de defeitos.</w:t>
                                    </w: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56F7A1" id="Caixa de Texto 155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4AA6C42" w14:textId="77777777" w:rsidR="00514B99" w:rsidRPr="0005169F" w:rsidRDefault="00514B99">
                          <w:pPr>
                            <w:pStyle w:val="SemEspaament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</w:pPr>
                          <w:r w:rsidRPr="0005169F"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BR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907FAA5" w14:textId="736DA1BC" w:rsidR="00514B99" w:rsidRPr="0005169F" w:rsidRDefault="00873B66" w:rsidP="00064E24">
                              <w:pPr>
                                <w:pStyle w:val="SemEspaamento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t>Este plano de teste visa assegurar a qualidade do sistema por meio de cenários de teste, definição de critérios de aprovação e controle de defeitos.</w:t>
                              </w: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816CDEA" wp14:editId="4DE676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C8BC6" w14:textId="23CBD65C" w:rsidR="00514B99" w:rsidRPr="0005169F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4B99" w:rsidRPr="0005169F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Cadastro de pessoa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0AD6EA" w14:textId="7658203F" w:rsidR="00514B99" w:rsidRPr="0005169F" w:rsidRDefault="00514B9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516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Plano de Teste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16CDEA" id="Caixa de Texto 157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57C8BC6" w14:textId="23CBD65C" w:rsidR="00514B99" w:rsidRPr="0005169F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4B99" w:rsidRPr="0005169F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Cadastro de pessoa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0AD6EA" w14:textId="7658203F" w:rsidR="00514B99" w:rsidRPr="0005169F" w:rsidRDefault="00514B9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516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Plano de Teste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F9E57F" w14:textId="089F72A8" w:rsidR="00514B99" w:rsidRPr="0005169F" w:rsidRDefault="00514B99">
          <w:r w:rsidRPr="0005169F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02738630"/>
        <w:docPartObj>
          <w:docPartGallery w:val="Table of Contents"/>
          <w:docPartUnique/>
        </w:docPartObj>
      </w:sdtPr>
      <w:sdtContent>
        <w:p w14:paraId="729F4FAF" w14:textId="060FCA60" w:rsidR="003445D0" w:rsidRPr="0005169F" w:rsidRDefault="003445D0">
          <w:pPr>
            <w:pStyle w:val="CabealhodoSumrio"/>
          </w:pPr>
          <w:r w:rsidRPr="0005169F">
            <w:t>Sumário</w:t>
          </w:r>
        </w:p>
        <w:p w14:paraId="7F470A8C" w14:textId="56537EBE" w:rsidR="00B7395B" w:rsidRDefault="003445D0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5169F">
            <w:fldChar w:fldCharType="begin"/>
          </w:r>
          <w:r w:rsidRPr="0005169F">
            <w:instrText xml:space="preserve"> TOC \o "1-3" \h \z \u </w:instrText>
          </w:r>
          <w:r w:rsidRPr="0005169F">
            <w:fldChar w:fldCharType="separate"/>
          </w:r>
          <w:hyperlink w:anchor="_Toc209605303" w:history="1">
            <w:r w:rsidR="00B7395B" w:rsidRPr="00661F4F">
              <w:rPr>
                <w:rStyle w:val="Hyperlink"/>
                <w:noProof/>
              </w:rPr>
              <w:t>Objetivo</w:t>
            </w:r>
            <w:r w:rsidR="00B7395B">
              <w:rPr>
                <w:noProof/>
                <w:webHidden/>
              </w:rPr>
              <w:tab/>
            </w:r>
            <w:r w:rsidR="00B7395B">
              <w:rPr>
                <w:noProof/>
                <w:webHidden/>
              </w:rPr>
              <w:fldChar w:fldCharType="begin"/>
            </w:r>
            <w:r w:rsidR="00B7395B">
              <w:rPr>
                <w:noProof/>
                <w:webHidden/>
              </w:rPr>
              <w:instrText xml:space="preserve"> PAGEREF _Toc209605303 \h </w:instrText>
            </w:r>
            <w:r w:rsidR="00B7395B">
              <w:rPr>
                <w:noProof/>
                <w:webHidden/>
              </w:rPr>
            </w:r>
            <w:r w:rsidR="00B7395B">
              <w:rPr>
                <w:noProof/>
                <w:webHidden/>
              </w:rPr>
              <w:fldChar w:fldCharType="separate"/>
            </w:r>
            <w:r w:rsidR="00B7395B">
              <w:rPr>
                <w:noProof/>
                <w:webHidden/>
              </w:rPr>
              <w:t>2</w:t>
            </w:r>
            <w:r w:rsidR="00B7395B">
              <w:rPr>
                <w:noProof/>
                <w:webHidden/>
              </w:rPr>
              <w:fldChar w:fldCharType="end"/>
            </w:r>
          </w:hyperlink>
        </w:p>
        <w:p w14:paraId="636C9977" w14:textId="0CD8FAF4" w:rsidR="00B7395B" w:rsidRDefault="00B7395B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04" w:history="1">
            <w:r w:rsidRPr="00661F4F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846C4" w14:textId="1C78667B" w:rsidR="00B7395B" w:rsidRDefault="00B7395B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05" w:history="1">
            <w:r w:rsidRPr="00661F4F">
              <w:rPr>
                <w:rStyle w:val="Hyperlink"/>
                <w:noProof/>
              </w:rPr>
              <w:t>Cenários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B38E" w14:textId="7038390B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06" w:history="1">
            <w:r w:rsidRPr="00661F4F">
              <w:rPr>
                <w:rStyle w:val="Hyperlink"/>
                <w:noProof/>
              </w:rPr>
              <w:t>CT001 – Inserir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82D13" w14:textId="3C877BDA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07" w:history="1">
            <w:r w:rsidRPr="00661F4F">
              <w:rPr>
                <w:rStyle w:val="Hyperlink"/>
                <w:noProof/>
              </w:rPr>
              <w:t>CT002 – Alterar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5E740" w14:textId="0AA70FEC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08" w:history="1">
            <w:r w:rsidRPr="00661F4F">
              <w:rPr>
                <w:rStyle w:val="Hyperlink"/>
                <w:noProof/>
              </w:rPr>
              <w:t>CT003 – Consultar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68AD" w14:textId="047F6413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09" w:history="1">
            <w:r w:rsidRPr="00661F4F">
              <w:rPr>
                <w:rStyle w:val="Hyperlink"/>
                <w:noProof/>
              </w:rPr>
              <w:t>CT004 – Excluir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9A60" w14:textId="6F9F1831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0" w:history="1">
            <w:r w:rsidRPr="00661F4F">
              <w:rPr>
                <w:rStyle w:val="Hyperlink"/>
                <w:noProof/>
              </w:rPr>
              <w:t>CT005 - Consultar lista de pessoas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83383" w14:textId="7598F9E6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1" w:history="1">
            <w:r w:rsidRPr="00661F4F">
              <w:rPr>
                <w:rStyle w:val="Hyperlink"/>
                <w:noProof/>
              </w:rPr>
              <w:t>CT006 - Limpar campos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EBE0" w14:textId="13673BC6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2" w:history="1">
            <w:r w:rsidRPr="00661F4F">
              <w:rPr>
                <w:rStyle w:val="Hyperlink"/>
                <w:noProof/>
              </w:rPr>
              <w:t>CT007 - Sair da aplicação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CE90" w14:textId="3E9E3645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3" w:history="1">
            <w:r w:rsidRPr="00661F4F">
              <w:rPr>
                <w:rStyle w:val="Hyperlink"/>
                <w:noProof/>
              </w:rPr>
              <w:t>CT008 – Testar inatividade sem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2A27" w14:textId="229C50F1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4" w:history="1">
            <w:r w:rsidRPr="00661F4F">
              <w:rPr>
                <w:rStyle w:val="Hyperlink"/>
                <w:noProof/>
              </w:rPr>
              <w:t>CT009 - Impedir inserção de caracteres inválidos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EAB7" w14:textId="02B0EC25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5" w:history="1">
            <w:r w:rsidRPr="00661F4F">
              <w:rPr>
                <w:rStyle w:val="Hyperlink"/>
                <w:noProof/>
              </w:rPr>
              <w:t>CT010 - Consultar pessoa por CPF ou por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526F" w14:textId="7483228B" w:rsidR="00B7395B" w:rsidRDefault="00B7395B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6" w:history="1">
            <w:r w:rsidRPr="00661F4F">
              <w:rPr>
                <w:rStyle w:val="Hyperlink"/>
                <w:noProof/>
              </w:rPr>
              <w:t>CT011 - Impedir inserção de pessoa com campos vazios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E7E7" w14:textId="51C75200" w:rsidR="003445D0" w:rsidRPr="0005169F" w:rsidRDefault="003445D0">
          <w:r w:rsidRPr="0005169F">
            <w:rPr>
              <w:b/>
              <w:bCs/>
            </w:rPr>
            <w:fldChar w:fldCharType="end"/>
          </w:r>
        </w:p>
      </w:sdtContent>
    </w:sdt>
    <w:p w14:paraId="3672B8B2" w14:textId="77777777" w:rsidR="003445D0" w:rsidRPr="0005169F" w:rsidRDefault="003445D0"/>
    <w:p w14:paraId="7F91E3DD" w14:textId="620A0BC7" w:rsidR="003445D0" w:rsidRPr="0005169F" w:rsidRDefault="003445D0">
      <w:r w:rsidRPr="0005169F">
        <w:br w:type="page"/>
      </w:r>
    </w:p>
    <w:p w14:paraId="1303E148" w14:textId="0E6CD0C6" w:rsidR="005E3786" w:rsidRPr="0005169F" w:rsidRDefault="008C7A0A" w:rsidP="00A21C56">
      <w:pPr>
        <w:pStyle w:val="Ttulo1"/>
      </w:pPr>
      <w:bookmarkStart w:id="0" w:name="_Toc209605303"/>
      <w:r w:rsidRPr="0005169F">
        <w:lastRenderedPageBreak/>
        <w:t>Objetivo</w:t>
      </w:r>
      <w:bookmarkEnd w:id="0"/>
    </w:p>
    <w:p w14:paraId="16E63684" w14:textId="77777777" w:rsidR="005E3786" w:rsidRPr="0005169F" w:rsidRDefault="008C7A0A">
      <w:r w:rsidRPr="0005169F">
        <w:t>O sistema deve permitir ao usuário se cadastrar, excluir cadastro e alterar cadastro na plataforma.</w:t>
      </w:r>
    </w:p>
    <w:p w14:paraId="18C611A4" w14:textId="77777777" w:rsidR="005E3786" w:rsidRPr="0005169F" w:rsidRDefault="008C7A0A" w:rsidP="00A21C56">
      <w:pPr>
        <w:pStyle w:val="Ttulo1"/>
      </w:pPr>
      <w:bookmarkStart w:id="1" w:name="_Toc209605304"/>
      <w:r w:rsidRPr="0005169F">
        <w:t>Histórico de Versões</w:t>
      </w:r>
      <w:bookmarkEnd w:id="1"/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1271"/>
        <w:gridCol w:w="4560"/>
        <w:gridCol w:w="1241"/>
      </w:tblGrid>
      <w:tr w:rsidR="00EA6DFA" w:rsidRPr="0005169F" w14:paraId="51A21D32" w14:textId="77777777" w:rsidTr="007A7166">
        <w:trPr>
          <w:trHeight w:val="58"/>
        </w:trPr>
        <w:tc>
          <w:tcPr>
            <w:tcW w:w="2357" w:type="dxa"/>
          </w:tcPr>
          <w:p w14:paraId="019F7016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Data</w:t>
            </w:r>
          </w:p>
        </w:tc>
        <w:tc>
          <w:tcPr>
            <w:tcW w:w="1271" w:type="dxa"/>
          </w:tcPr>
          <w:p w14:paraId="5C9BB59C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Versão</w:t>
            </w:r>
          </w:p>
        </w:tc>
        <w:tc>
          <w:tcPr>
            <w:tcW w:w="4560" w:type="dxa"/>
          </w:tcPr>
          <w:p w14:paraId="5C9315A9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Descrição</w:t>
            </w:r>
          </w:p>
        </w:tc>
        <w:tc>
          <w:tcPr>
            <w:tcW w:w="1241" w:type="dxa"/>
          </w:tcPr>
          <w:p w14:paraId="11B2E098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Autor</w:t>
            </w:r>
          </w:p>
        </w:tc>
      </w:tr>
      <w:tr w:rsidR="00EA6DFA" w:rsidRPr="0005169F" w14:paraId="354504B4" w14:textId="77777777" w:rsidTr="006C42E5">
        <w:trPr>
          <w:trHeight w:val="463"/>
        </w:trPr>
        <w:tc>
          <w:tcPr>
            <w:tcW w:w="2357" w:type="dxa"/>
          </w:tcPr>
          <w:p w14:paraId="5346E473" w14:textId="77777777" w:rsidR="00EA6DFA" w:rsidRPr="0005169F" w:rsidRDefault="00EA6DFA">
            <w:r w:rsidRPr="0005169F">
              <w:t>03/08/2025</w:t>
            </w:r>
          </w:p>
        </w:tc>
        <w:tc>
          <w:tcPr>
            <w:tcW w:w="1271" w:type="dxa"/>
          </w:tcPr>
          <w:p w14:paraId="61B6EF16" w14:textId="77777777" w:rsidR="00EA6DFA" w:rsidRPr="0005169F" w:rsidRDefault="00EA6DFA">
            <w:r w:rsidRPr="0005169F">
              <w:t>1.1</w:t>
            </w:r>
          </w:p>
        </w:tc>
        <w:tc>
          <w:tcPr>
            <w:tcW w:w="4560" w:type="dxa"/>
          </w:tcPr>
          <w:p w14:paraId="41FEFAA1" w14:textId="18E0340F" w:rsidR="00EA6DFA" w:rsidRPr="0005169F" w:rsidRDefault="00E21C30">
            <w:r>
              <w:t xml:space="preserve">Criados </w:t>
            </w:r>
            <w:r w:rsidR="006C631C">
              <w:t>casos de teste</w:t>
            </w:r>
            <w:r>
              <w:t xml:space="preserve"> de 01 até 04</w:t>
            </w:r>
          </w:p>
        </w:tc>
        <w:tc>
          <w:tcPr>
            <w:tcW w:w="1241" w:type="dxa"/>
          </w:tcPr>
          <w:p w14:paraId="6DE1D1F2" w14:textId="77777777" w:rsidR="00EA6DFA" w:rsidRPr="0005169F" w:rsidRDefault="00EA6DFA">
            <w:r w:rsidRPr="0005169F">
              <w:t>Elisângela Mangueira</w:t>
            </w:r>
          </w:p>
        </w:tc>
      </w:tr>
      <w:tr w:rsidR="00EA6DFA" w:rsidRPr="0005169F" w14:paraId="60F3383E" w14:textId="77777777" w:rsidTr="006C42E5">
        <w:trPr>
          <w:trHeight w:val="78"/>
        </w:trPr>
        <w:tc>
          <w:tcPr>
            <w:tcW w:w="2357" w:type="dxa"/>
          </w:tcPr>
          <w:p w14:paraId="33D23852" w14:textId="77777777" w:rsidR="00EA6DFA" w:rsidRPr="0005169F" w:rsidRDefault="00EA6DFA">
            <w:r w:rsidRPr="0005169F">
              <w:t>04/08/2025</w:t>
            </w:r>
          </w:p>
        </w:tc>
        <w:tc>
          <w:tcPr>
            <w:tcW w:w="1271" w:type="dxa"/>
          </w:tcPr>
          <w:p w14:paraId="22C76DD8" w14:textId="77777777" w:rsidR="00EA6DFA" w:rsidRPr="0005169F" w:rsidRDefault="00EA6DFA">
            <w:r w:rsidRPr="0005169F">
              <w:t>1.2</w:t>
            </w:r>
          </w:p>
        </w:tc>
        <w:tc>
          <w:tcPr>
            <w:tcW w:w="4560" w:type="dxa"/>
          </w:tcPr>
          <w:p w14:paraId="57CDB8F4" w14:textId="23DE5B17" w:rsidR="00EA6DFA" w:rsidRPr="0005169F" w:rsidRDefault="00E21C30">
            <w:r>
              <w:t xml:space="preserve">Criados </w:t>
            </w:r>
            <w:r w:rsidR="006C631C">
              <w:t xml:space="preserve">casos de teste </w:t>
            </w:r>
            <w:r>
              <w:t>de 05 até 08</w:t>
            </w:r>
          </w:p>
        </w:tc>
        <w:tc>
          <w:tcPr>
            <w:tcW w:w="1241" w:type="dxa"/>
          </w:tcPr>
          <w:p w14:paraId="0A3D5F68" w14:textId="77777777" w:rsidR="00EA6DFA" w:rsidRPr="0005169F" w:rsidRDefault="00EA6DFA">
            <w:r w:rsidRPr="0005169F">
              <w:t>Elisângela Mangueira</w:t>
            </w:r>
          </w:p>
        </w:tc>
      </w:tr>
      <w:tr w:rsidR="00EA6DFA" w:rsidRPr="0005169F" w14:paraId="1B7DBD0E" w14:textId="77777777" w:rsidTr="006C42E5">
        <w:trPr>
          <w:trHeight w:val="415"/>
        </w:trPr>
        <w:tc>
          <w:tcPr>
            <w:tcW w:w="2357" w:type="dxa"/>
          </w:tcPr>
          <w:p w14:paraId="6DC18E58" w14:textId="77777777" w:rsidR="00EA6DFA" w:rsidRPr="0005169F" w:rsidRDefault="00EA6DFA">
            <w:r w:rsidRPr="0005169F">
              <w:t>06/08/2025</w:t>
            </w:r>
          </w:p>
        </w:tc>
        <w:tc>
          <w:tcPr>
            <w:tcW w:w="1271" w:type="dxa"/>
          </w:tcPr>
          <w:p w14:paraId="357EAE6B" w14:textId="77777777" w:rsidR="00EA6DFA" w:rsidRPr="0005169F" w:rsidRDefault="00EA6DFA">
            <w:r w:rsidRPr="0005169F">
              <w:t>1.3</w:t>
            </w:r>
          </w:p>
        </w:tc>
        <w:tc>
          <w:tcPr>
            <w:tcW w:w="4560" w:type="dxa"/>
          </w:tcPr>
          <w:p w14:paraId="57F620CD" w14:textId="7001BDF3" w:rsidR="00EA6DFA" w:rsidRPr="0005169F" w:rsidRDefault="00E21C30">
            <w:r>
              <w:t xml:space="preserve">Criados </w:t>
            </w:r>
            <w:r w:rsidR="006C631C">
              <w:t xml:space="preserve">casos de teste </w:t>
            </w:r>
            <w:r>
              <w:t xml:space="preserve">de 09 até </w:t>
            </w:r>
            <w:r w:rsidR="006C631C">
              <w:t>11</w:t>
            </w:r>
          </w:p>
        </w:tc>
        <w:tc>
          <w:tcPr>
            <w:tcW w:w="1241" w:type="dxa"/>
          </w:tcPr>
          <w:p w14:paraId="185541D3" w14:textId="77777777" w:rsidR="00EA6DFA" w:rsidRPr="0005169F" w:rsidRDefault="00EA6DFA">
            <w:r w:rsidRPr="0005169F">
              <w:t>Elisângela Mangueira</w:t>
            </w:r>
          </w:p>
        </w:tc>
      </w:tr>
    </w:tbl>
    <w:p w14:paraId="662C8A0A" w14:textId="77777777" w:rsidR="00A21C56" w:rsidRPr="0005169F" w:rsidRDefault="00A21C56">
      <w:pPr>
        <w:pStyle w:val="Ttulo2"/>
      </w:pPr>
    </w:p>
    <w:p w14:paraId="23094FC0" w14:textId="77777777" w:rsidR="00A21C56" w:rsidRPr="0005169F" w:rsidRDefault="00A21C5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5169F">
        <w:br w:type="page"/>
      </w:r>
    </w:p>
    <w:p w14:paraId="5568E392" w14:textId="5FBBCBD6" w:rsidR="003445D0" w:rsidRPr="0005169F" w:rsidRDefault="005F1677" w:rsidP="00C83B5B">
      <w:pPr>
        <w:pStyle w:val="Ttulo1"/>
      </w:pPr>
      <w:bookmarkStart w:id="2" w:name="_Toc209605305"/>
      <w:r w:rsidRPr="0005169F">
        <w:lastRenderedPageBreak/>
        <w:t>Cen</w:t>
      </w:r>
      <w:r w:rsidR="002302B6" w:rsidRPr="0005169F">
        <w:t>á</w:t>
      </w:r>
      <w:r w:rsidRPr="0005169F">
        <w:t>rios de Testes</w:t>
      </w:r>
      <w:bookmarkEnd w:id="2"/>
    </w:p>
    <w:p w14:paraId="36822161" w14:textId="26962D2F" w:rsidR="005E3786" w:rsidRPr="0005169F" w:rsidRDefault="00903938">
      <w:pPr>
        <w:pStyle w:val="Ttulo2"/>
      </w:pPr>
      <w:bookmarkStart w:id="3" w:name="_Toc209605306"/>
      <w:r w:rsidRPr="0005169F">
        <w:t xml:space="preserve">CT001 </w:t>
      </w:r>
      <w:r w:rsidR="005D7502" w:rsidRPr="0005169F">
        <w:t>–</w:t>
      </w:r>
      <w:r w:rsidRPr="0005169F">
        <w:t xml:space="preserve"> Inserir</w:t>
      </w:r>
      <w:r w:rsidR="005D7502" w:rsidRPr="0005169F">
        <w:t xml:space="preserve"> pessoa</w:t>
      </w:r>
      <w:r w:rsidR="00014645" w:rsidRPr="0005169F">
        <w:t xml:space="preserve"> com sucesso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66A502EE" w14:textId="77777777" w:rsidTr="00D047A6">
        <w:tc>
          <w:tcPr>
            <w:tcW w:w="2235" w:type="dxa"/>
          </w:tcPr>
          <w:p w14:paraId="3947579C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0F8DF8E" w14:textId="636E1A52" w:rsidR="005E3786" w:rsidRPr="0005169F" w:rsidRDefault="00463870">
            <w:r w:rsidRPr="0005169F">
              <w:t>Inserir dados de nova pessoa no sistema.</w:t>
            </w:r>
          </w:p>
        </w:tc>
      </w:tr>
      <w:tr w:rsidR="005E3786" w:rsidRPr="0005169F" w14:paraId="3D2ADB4E" w14:textId="77777777" w:rsidTr="00D047A6">
        <w:tc>
          <w:tcPr>
            <w:tcW w:w="2235" w:type="dxa"/>
          </w:tcPr>
          <w:p w14:paraId="636E5514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1AC2C5CC" w14:textId="392D5816" w:rsidR="005E3786" w:rsidRPr="0005169F" w:rsidRDefault="008C7A0A">
            <w:r w:rsidRPr="0005169F">
              <w:t>1 – Abrir a aplicação</w:t>
            </w:r>
            <w:r w:rsidRPr="0005169F">
              <w:br/>
              <w:t>2 – Inserir os dados nos campos Nome, E-mail, Telefone, CPF</w:t>
            </w:r>
            <w:r w:rsidRPr="0005169F">
              <w:br/>
              <w:t>3 – Clicar no botão inserir</w:t>
            </w:r>
            <w:r w:rsidRPr="0005169F">
              <w:br/>
              <w:t>4 – O sistema precisa emitir mensagem de sucesso</w:t>
            </w:r>
            <w:r w:rsidRPr="0005169F">
              <w:br/>
              <w:t>5 – Verificar no banco de dados se o cadastro foi inserido</w:t>
            </w:r>
          </w:p>
        </w:tc>
      </w:tr>
      <w:tr w:rsidR="005E3786" w:rsidRPr="0005169F" w14:paraId="3512594E" w14:textId="77777777" w:rsidTr="00D047A6">
        <w:tc>
          <w:tcPr>
            <w:tcW w:w="2235" w:type="dxa"/>
          </w:tcPr>
          <w:p w14:paraId="302C2205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821D5C3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16526A0" w14:textId="77777777" w:rsidTr="00D047A6">
        <w:tc>
          <w:tcPr>
            <w:tcW w:w="2235" w:type="dxa"/>
          </w:tcPr>
          <w:p w14:paraId="1BF8D968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34B93CFB" w14:textId="5F36176B" w:rsidR="005E3786" w:rsidRPr="0005169F" w:rsidRDefault="008C7A0A">
            <w:r w:rsidRPr="0005169F">
              <w:t>Cadastro inserido corretamente no banco de dados após mensagem de sucesso</w:t>
            </w:r>
          </w:p>
        </w:tc>
      </w:tr>
      <w:tr w:rsidR="005E3786" w:rsidRPr="0005169F" w14:paraId="5D7B7DDE" w14:textId="77777777" w:rsidTr="00D047A6">
        <w:tc>
          <w:tcPr>
            <w:tcW w:w="2235" w:type="dxa"/>
          </w:tcPr>
          <w:p w14:paraId="60879FDD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E0CD606" w14:textId="5B53E58A" w:rsidR="005E3786" w:rsidRPr="0005169F" w:rsidRDefault="005E3786"/>
        </w:tc>
      </w:tr>
      <w:tr w:rsidR="005E3786" w:rsidRPr="0005169F" w14:paraId="3790F94B" w14:textId="77777777" w:rsidTr="00D047A6">
        <w:tc>
          <w:tcPr>
            <w:tcW w:w="2235" w:type="dxa"/>
          </w:tcPr>
          <w:p w14:paraId="659897BF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2A025C05" w14:textId="23464F10" w:rsidR="005E3786" w:rsidRPr="0005169F" w:rsidRDefault="005E3786">
            <w:pPr>
              <w:rPr>
                <w:b/>
                <w:bCs/>
              </w:rPr>
            </w:pPr>
          </w:p>
        </w:tc>
      </w:tr>
    </w:tbl>
    <w:p w14:paraId="4FB8850B" w14:textId="23A9A30E" w:rsidR="005E3786" w:rsidRPr="0005169F" w:rsidRDefault="00465533">
      <w:pPr>
        <w:pStyle w:val="Ttulo2"/>
      </w:pPr>
      <w:bookmarkStart w:id="4" w:name="_Toc209605307"/>
      <w:r w:rsidRPr="0005169F">
        <w:t xml:space="preserve">CT002 </w:t>
      </w:r>
      <w:r w:rsidR="00B734CE" w:rsidRPr="0005169F">
        <w:t>–</w:t>
      </w:r>
      <w:r w:rsidRPr="0005169F">
        <w:t xml:space="preserve"> </w:t>
      </w:r>
      <w:del w:id="5" w:author="Microsoft Word" w:date="2025-09-23T15:44:00Z" w16du:dateUtc="2025-09-23T18:44:00Z">
        <w:r w:rsidRPr="0005169F">
          <w:delText>Altera</w:delText>
        </w:r>
        <w:r w:rsidR="00B734CE" w:rsidRPr="0005169F">
          <w:delText>ção de cadastro de</w:delText>
        </w:r>
      </w:del>
      <w:ins w:id="6" w:author="Microsoft Word" w:date="2025-09-23T15:44:00Z" w16du:dateUtc="2025-09-23T18:44:00Z">
        <w:r w:rsidRPr="0005169F">
          <w:t>Altera</w:t>
        </w:r>
        <w:r w:rsidR="00385ED0" w:rsidRPr="0005169F">
          <w:t>r</w:t>
        </w:r>
      </w:ins>
      <w:r w:rsidR="00B734CE" w:rsidRPr="0005169F">
        <w:t xml:space="preserve"> </w:t>
      </w:r>
      <w:r w:rsidR="008737AE" w:rsidRPr="0005169F">
        <w:t>pessoa</w:t>
      </w:r>
      <w:ins w:id="7" w:author="Microsoft Word" w:date="2025-09-23T15:44:00Z" w16du:dateUtc="2025-09-23T18:44:00Z">
        <w:r w:rsidR="00385ED0" w:rsidRPr="0005169F">
          <w:t xml:space="preserve"> com sucesso</w:t>
        </w:r>
      </w:ins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5A55B50B" w14:textId="77777777" w:rsidTr="00C13FD9">
        <w:tc>
          <w:tcPr>
            <w:tcW w:w="2235" w:type="dxa"/>
          </w:tcPr>
          <w:p w14:paraId="74D4C5D1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21B5E66D" w14:textId="77777777" w:rsidR="005E3786" w:rsidRPr="0005169F" w:rsidRDefault="008C7A0A">
            <w:r w:rsidRPr="0005169F">
              <w:t>Permitir alterar dados de um usuário já cadastrado.</w:t>
            </w:r>
          </w:p>
        </w:tc>
      </w:tr>
      <w:tr w:rsidR="005E3786" w:rsidRPr="0005169F" w14:paraId="07C65815" w14:textId="77777777" w:rsidTr="00C13FD9">
        <w:tc>
          <w:tcPr>
            <w:tcW w:w="2235" w:type="dxa"/>
          </w:tcPr>
          <w:p w14:paraId="250F51D9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7C3A60E" w14:textId="1652ADF1" w:rsidR="005E3786" w:rsidRPr="0005169F" w:rsidRDefault="008C7A0A">
            <w:r w:rsidRPr="0005169F">
              <w:t>1 – Abrir a aplicação</w:t>
            </w:r>
            <w:r w:rsidRPr="0005169F">
              <w:br/>
              <w:t>2 – Inserir os dados nos campos Nome, Email, Telefone, CPF</w:t>
            </w:r>
            <w:r w:rsidRPr="0005169F">
              <w:br/>
              <w:t>3 – Clicar no botão alterar</w:t>
            </w:r>
            <w:r w:rsidRPr="0005169F">
              <w:br/>
              <w:t>4 – Alterar os campos e verificar</w:t>
            </w:r>
            <w:r w:rsidRPr="0005169F">
              <w:br/>
              <w:t>5 – O sistema precisa emitir mensagem de sucesso</w:t>
            </w:r>
            <w:r w:rsidRPr="0005169F">
              <w:br/>
              <w:t>6 – Verificar no banco de dados se o cadastro foi alterado</w:t>
            </w:r>
          </w:p>
        </w:tc>
      </w:tr>
      <w:tr w:rsidR="005E3786" w:rsidRPr="0005169F" w14:paraId="7A3976E1" w14:textId="77777777" w:rsidTr="00C13FD9">
        <w:tc>
          <w:tcPr>
            <w:tcW w:w="2235" w:type="dxa"/>
          </w:tcPr>
          <w:p w14:paraId="5F2DCDCE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7B3D502B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186628E2" w14:textId="77777777" w:rsidTr="00C13FD9">
        <w:tc>
          <w:tcPr>
            <w:tcW w:w="2235" w:type="dxa"/>
          </w:tcPr>
          <w:p w14:paraId="0992A049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591BBE73" w14:textId="73BC3538" w:rsidR="005E3786" w:rsidRPr="0005169F" w:rsidRDefault="008C7A0A">
            <w:r w:rsidRPr="0005169F">
              <w:t>Alteração salva corretamente no banco de dados</w:t>
            </w:r>
          </w:p>
        </w:tc>
      </w:tr>
      <w:tr w:rsidR="005E3786" w:rsidRPr="0005169F" w14:paraId="08BCA994" w14:textId="77777777" w:rsidTr="00C13FD9">
        <w:tc>
          <w:tcPr>
            <w:tcW w:w="2235" w:type="dxa"/>
          </w:tcPr>
          <w:p w14:paraId="223B172F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FF51893" w14:textId="3C99B8F9" w:rsidR="005E3786" w:rsidRPr="0005169F" w:rsidRDefault="005E3786"/>
        </w:tc>
      </w:tr>
      <w:tr w:rsidR="005E3786" w:rsidRPr="0005169F" w14:paraId="5EAAF603" w14:textId="77777777" w:rsidTr="00C13FD9">
        <w:tc>
          <w:tcPr>
            <w:tcW w:w="2235" w:type="dxa"/>
          </w:tcPr>
          <w:p w14:paraId="48C2550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6243D0B7" w14:textId="7059FA20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5FACC2C1" w14:textId="5A769286" w:rsidR="005E3786" w:rsidRPr="0005169F" w:rsidRDefault="00465533">
      <w:pPr>
        <w:pStyle w:val="Ttulo2"/>
      </w:pPr>
      <w:bookmarkStart w:id="8" w:name="_Toc209605308"/>
      <w:r w:rsidRPr="0005169F">
        <w:t xml:space="preserve">CT003 </w:t>
      </w:r>
      <w:r w:rsidR="0082675D" w:rsidRPr="0005169F">
        <w:t>–</w:t>
      </w:r>
      <w:r w:rsidRPr="0005169F">
        <w:t xml:space="preserve"> Consultar</w:t>
      </w:r>
      <w:r w:rsidR="0082675D" w:rsidRPr="0005169F">
        <w:t xml:space="preserve"> pessoa</w:t>
      </w:r>
      <w:ins w:id="9" w:author="Microsoft Word" w:date="2025-09-23T15:44:00Z" w16du:dateUtc="2025-09-23T18:44:00Z">
        <w:r w:rsidR="0082675D" w:rsidRPr="0005169F">
          <w:t xml:space="preserve"> com sucesso</w:t>
        </w:r>
      </w:ins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D0C22BB" w14:textId="77777777" w:rsidTr="00C13FD9">
        <w:tc>
          <w:tcPr>
            <w:tcW w:w="2235" w:type="dxa"/>
          </w:tcPr>
          <w:p w14:paraId="01B85503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17A200FA" w14:textId="77777777" w:rsidR="005E3786" w:rsidRPr="0005169F" w:rsidRDefault="008C7A0A">
            <w:r w:rsidRPr="0005169F">
              <w:t>Consultar dados de usuário já cadastrado.</w:t>
            </w:r>
          </w:p>
        </w:tc>
      </w:tr>
      <w:tr w:rsidR="005E3786" w:rsidRPr="0005169F" w14:paraId="666EC709" w14:textId="77777777" w:rsidTr="00C13FD9">
        <w:tc>
          <w:tcPr>
            <w:tcW w:w="2235" w:type="dxa"/>
          </w:tcPr>
          <w:p w14:paraId="159D3B59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4BFA8FE3" w14:textId="38C80D76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consultar</w:t>
            </w:r>
            <w:r w:rsidRPr="0005169F">
              <w:br/>
              <w:t>4 – Deve aparecer o cadastro do usuário</w:t>
            </w:r>
          </w:p>
        </w:tc>
      </w:tr>
      <w:tr w:rsidR="005E3786" w:rsidRPr="0005169F" w14:paraId="514F5658" w14:textId="77777777" w:rsidTr="00C13FD9">
        <w:tc>
          <w:tcPr>
            <w:tcW w:w="2235" w:type="dxa"/>
          </w:tcPr>
          <w:p w14:paraId="42D6A0BA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3EE0CE18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E2003C7" w14:textId="77777777" w:rsidTr="00C13FD9">
        <w:tc>
          <w:tcPr>
            <w:tcW w:w="2235" w:type="dxa"/>
          </w:tcPr>
          <w:p w14:paraId="6BB04FD3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65F33408" w14:textId="78D905FF" w:rsidR="005E3786" w:rsidRPr="0005169F" w:rsidRDefault="008C7A0A">
            <w:r w:rsidRPr="0005169F">
              <w:t>Consulta deve retornar corretamente os dados cadastrados</w:t>
            </w:r>
          </w:p>
        </w:tc>
      </w:tr>
      <w:tr w:rsidR="005E3786" w:rsidRPr="0005169F" w14:paraId="2806BAE9" w14:textId="77777777" w:rsidTr="00C13FD9">
        <w:tc>
          <w:tcPr>
            <w:tcW w:w="2235" w:type="dxa"/>
          </w:tcPr>
          <w:p w14:paraId="6D3DC035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7503A610" w14:textId="72D230C0" w:rsidR="005E3786" w:rsidRPr="0005169F" w:rsidRDefault="005E3786"/>
        </w:tc>
      </w:tr>
      <w:tr w:rsidR="005E3786" w:rsidRPr="0005169F" w14:paraId="07F11C3A" w14:textId="77777777" w:rsidTr="00C13FD9">
        <w:tc>
          <w:tcPr>
            <w:tcW w:w="2235" w:type="dxa"/>
          </w:tcPr>
          <w:p w14:paraId="253D434E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A4BC5D4" w14:textId="710F6910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47D4981D" w14:textId="03558899" w:rsidR="005E3786" w:rsidRPr="0005169F" w:rsidRDefault="00465533">
      <w:pPr>
        <w:pStyle w:val="Ttulo2"/>
      </w:pPr>
      <w:bookmarkStart w:id="10" w:name="_Toc209605309"/>
      <w:r w:rsidRPr="0005169F">
        <w:t xml:space="preserve">CT004 </w:t>
      </w:r>
      <w:r w:rsidR="0082675D" w:rsidRPr="0005169F">
        <w:t>–</w:t>
      </w:r>
      <w:r w:rsidRPr="0005169F">
        <w:t xml:space="preserve"> Excluir</w:t>
      </w:r>
      <w:r w:rsidR="0082675D" w:rsidRPr="0005169F">
        <w:t xml:space="preserve"> pessoa</w:t>
      </w:r>
      <w:ins w:id="11" w:author="Microsoft Word" w:date="2025-09-23T15:44:00Z" w16du:dateUtc="2025-09-23T18:44:00Z">
        <w:r w:rsidR="0082675D" w:rsidRPr="0005169F">
          <w:t xml:space="preserve"> com sucesso</w:t>
        </w:r>
      </w:ins>
      <w:bookmarkEnd w:id="1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EC112D0" w14:textId="77777777" w:rsidTr="00C13FD9">
        <w:tc>
          <w:tcPr>
            <w:tcW w:w="2235" w:type="dxa"/>
          </w:tcPr>
          <w:p w14:paraId="41DC6F78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40AD2DC1" w14:textId="77777777" w:rsidR="005E3786" w:rsidRPr="0005169F" w:rsidRDefault="008C7A0A">
            <w:r w:rsidRPr="0005169F">
              <w:t>Excluir cadastro de usuário da plataforma.</w:t>
            </w:r>
          </w:p>
        </w:tc>
      </w:tr>
      <w:tr w:rsidR="005E3786" w:rsidRPr="0005169F" w14:paraId="1CF2B585" w14:textId="77777777" w:rsidTr="00C13FD9">
        <w:tc>
          <w:tcPr>
            <w:tcW w:w="2235" w:type="dxa"/>
          </w:tcPr>
          <w:p w14:paraId="5FFB9D43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2CCFC2A" w14:textId="7D23F67B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excluir</w:t>
            </w:r>
            <w:r w:rsidRPr="0005169F">
              <w:br/>
              <w:t>4 – Mensagem de sucesso deve aparecer</w:t>
            </w:r>
            <w:r w:rsidRPr="0005169F">
              <w:br/>
              <w:t>5 – Verificar se o cadastro foi excluído no banco de dados</w:t>
            </w:r>
          </w:p>
        </w:tc>
      </w:tr>
      <w:tr w:rsidR="005E3786" w:rsidRPr="0005169F" w14:paraId="6777B50D" w14:textId="77777777" w:rsidTr="00C13FD9">
        <w:tc>
          <w:tcPr>
            <w:tcW w:w="2235" w:type="dxa"/>
          </w:tcPr>
          <w:p w14:paraId="262A7620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602760D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7B2FECDF" w14:textId="77777777" w:rsidTr="00C13FD9">
        <w:tc>
          <w:tcPr>
            <w:tcW w:w="2235" w:type="dxa"/>
          </w:tcPr>
          <w:p w14:paraId="766995E0" w14:textId="77777777" w:rsidR="005E3786" w:rsidRPr="0005169F" w:rsidRDefault="008C7A0A">
            <w:r w:rsidRPr="0005169F">
              <w:lastRenderedPageBreak/>
              <w:t>Resultado Esperado</w:t>
            </w:r>
          </w:p>
        </w:tc>
        <w:tc>
          <w:tcPr>
            <w:tcW w:w="6405" w:type="dxa"/>
          </w:tcPr>
          <w:p w14:paraId="4BA7B0A1" w14:textId="77777777" w:rsidR="005E3786" w:rsidRPr="0005169F" w:rsidRDefault="008C7A0A">
            <w:r w:rsidRPr="0005169F">
              <w:t>Cadastro excluído com sucesso no banco de dados.</w:t>
            </w:r>
          </w:p>
        </w:tc>
      </w:tr>
      <w:tr w:rsidR="005E3786" w:rsidRPr="0005169F" w14:paraId="308D1636" w14:textId="77777777" w:rsidTr="00C13FD9">
        <w:tc>
          <w:tcPr>
            <w:tcW w:w="2235" w:type="dxa"/>
          </w:tcPr>
          <w:p w14:paraId="789F25CA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0C799D1D" w14:textId="0549D95A" w:rsidR="005E3786" w:rsidRPr="0005169F" w:rsidRDefault="008C7A0A">
            <w:r w:rsidRPr="0005169F">
              <w:t>Registro excluído com sucesso</w:t>
            </w:r>
          </w:p>
        </w:tc>
      </w:tr>
      <w:tr w:rsidR="005E3786" w:rsidRPr="0005169F" w14:paraId="2B96FFE8" w14:textId="77777777" w:rsidTr="00C13FD9">
        <w:tc>
          <w:tcPr>
            <w:tcW w:w="2235" w:type="dxa"/>
          </w:tcPr>
          <w:p w14:paraId="2F99E3B2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DC0E17B" w14:textId="77777777" w:rsidR="005E3786" w:rsidRPr="0005169F" w:rsidRDefault="008C7A0A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AE4210D" w14:textId="2BE0D112" w:rsidR="005E3786" w:rsidRPr="0005169F" w:rsidRDefault="00465533">
      <w:pPr>
        <w:pStyle w:val="Ttulo2"/>
      </w:pPr>
      <w:bookmarkStart w:id="12" w:name="_Toc209605310"/>
      <w:r w:rsidRPr="0005169F">
        <w:t xml:space="preserve">CT005 - Consultar lista de </w:t>
      </w:r>
      <w:r w:rsidR="002D4072" w:rsidRPr="0005169F">
        <w:t>pessoas</w:t>
      </w:r>
      <w:ins w:id="13" w:author="Microsoft Word" w:date="2025-09-23T15:44:00Z" w16du:dateUtc="2025-09-23T18:44:00Z">
        <w:r w:rsidR="002D4072" w:rsidRPr="0005169F">
          <w:t xml:space="preserve"> com sucesso</w:t>
        </w:r>
      </w:ins>
      <w:bookmarkEnd w:id="1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C79A280" w14:textId="77777777" w:rsidTr="00C13FD9">
        <w:tc>
          <w:tcPr>
            <w:tcW w:w="2235" w:type="dxa"/>
          </w:tcPr>
          <w:p w14:paraId="7CD4CB48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A878803" w14:textId="77777777" w:rsidR="005E3786" w:rsidRPr="0005169F" w:rsidRDefault="008C7A0A">
            <w:r w:rsidRPr="0005169F">
              <w:t>Consultar lista de dados cadastrados.</w:t>
            </w:r>
          </w:p>
        </w:tc>
      </w:tr>
      <w:tr w:rsidR="005E3786" w:rsidRPr="0005169F" w14:paraId="46BCA25E" w14:textId="77777777" w:rsidTr="00C13FD9">
        <w:tc>
          <w:tcPr>
            <w:tcW w:w="2235" w:type="dxa"/>
          </w:tcPr>
          <w:p w14:paraId="315BBFF3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27DF90A4" w14:textId="75CAEF43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'Consultar lista de dados'</w:t>
            </w:r>
            <w:r w:rsidRPr="0005169F">
              <w:br/>
              <w:t>4 – Sistema deve apresentar os dados cadastrados</w:t>
            </w:r>
          </w:p>
        </w:tc>
      </w:tr>
      <w:tr w:rsidR="005E3786" w:rsidRPr="0005169F" w14:paraId="286C6D7E" w14:textId="77777777" w:rsidTr="00C13FD9">
        <w:tc>
          <w:tcPr>
            <w:tcW w:w="2235" w:type="dxa"/>
          </w:tcPr>
          <w:p w14:paraId="4DADD23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066F25C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0A7C7FF0" w14:textId="77777777" w:rsidTr="00C13FD9">
        <w:tc>
          <w:tcPr>
            <w:tcW w:w="2235" w:type="dxa"/>
          </w:tcPr>
          <w:p w14:paraId="62B14BD8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46B78BD7" w14:textId="13197A5B" w:rsidR="005E3786" w:rsidRPr="0005169F" w:rsidRDefault="008C7A0A">
            <w:r w:rsidRPr="0005169F">
              <w:t>Lista apresentada corretamente</w:t>
            </w:r>
          </w:p>
        </w:tc>
      </w:tr>
      <w:tr w:rsidR="005E3786" w:rsidRPr="0005169F" w14:paraId="3EA4024D" w14:textId="77777777" w:rsidTr="00C13FD9">
        <w:tc>
          <w:tcPr>
            <w:tcW w:w="2235" w:type="dxa"/>
          </w:tcPr>
          <w:p w14:paraId="6544E2F1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1EC31FB4" w14:textId="773E7608" w:rsidR="005E3786" w:rsidRPr="0005169F" w:rsidRDefault="005E3786"/>
        </w:tc>
      </w:tr>
      <w:tr w:rsidR="005E3786" w:rsidRPr="0005169F" w14:paraId="6A156CD0" w14:textId="77777777" w:rsidTr="00C13FD9">
        <w:tc>
          <w:tcPr>
            <w:tcW w:w="2235" w:type="dxa"/>
          </w:tcPr>
          <w:p w14:paraId="34F90982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50EE8948" w14:textId="32430E6A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52FC69B6" w14:textId="3977F47D" w:rsidR="005E3786" w:rsidRPr="0005169F" w:rsidRDefault="00465533">
      <w:pPr>
        <w:pStyle w:val="Ttulo2"/>
      </w:pPr>
      <w:bookmarkStart w:id="14" w:name="_Toc209605311"/>
      <w:r w:rsidRPr="0005169F">
        <w:t>CT006 - Limpar</w:t>
      </w:r>
      <w:r w:rsidR="00E17CD9" w:rsidRPr="0005169F">
        <w:t xml:space="preserve"> campos </w:t>
      </w:r>
      <w:ins w:id="15" w:author="Microsoft Word" w:date="2025-09-23T15:44:00Z" w16du:dateUtc="2025-09-23T18:44:00Z">
        <w:r w:rsidR="00E17CD9" w:rsidRPr="0005169F">
          <w:t>com sucesso</w:t>
        </w:r>
      </w:ins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27887B4" w14:textId="77777777" w:rsidTr="00C13FD9">
        <w:tc>
          <w:tcPr>
            <w:tcW w:w="2235" w:type="dxa"/>
          </w:tcPr>
          <w:p w14:paraId="38705883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49007AEC" w14:textId="77777777" w:rsidR="005E3786" w:rsidRPr="0005169F" w:rsidRDefault="008C7A0A">
            <w:r w:rsidRPr="0005169F">
              <w:t>Limpar campos preenchidos na aplicação.</w:t>
            </w:r>
          </w:p>
        </w:tc>
      </w:tr>
      <w:tr w:rsidR="005E3786" w:rsidRPr="0005169F" w14:paraId="73B7EE66" w14:textId="77777777" w:rsidTr="00C13FD9">
        <w:tc>
          <w:tcPr>
            <w:tcW w:w="2235" w:type="dxa"/>
          </w:tcPr>
          <w:p w14:paraId="54FAC14E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32D6C107" w14:textId="7AE4F876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'Limpar'</w:t>
            </w:r>
            <w:r w:rsidRPr="0005169F">
              <w:br/>
              <w:t>4 – Sistema deve limpar todos os campos</w:t>
            </w:r>
          </w:p>
        </w:tc>
      </w:tr>
      <w:tr w:rsidR="005E3786" w:rsidRPr="0005169F" w14:paraId="21BDE38F" w14:textId="77777777" w:rsidTr="00C13FD9">
        <w:tc>
          <w:tcPr>
            <w:tcW w:w="2235" w:type="dxa"/>
          </w:tcPr>
          <w:p w14:paraId="7241BC7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5EE8BD95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750D082" w14:textId="77777777" w:rsidTr="00C13FD9">
        <w:tc>
          <w:tcPr>
            <w:tcW w:w="2235" w:type="dxa"/>
          </w:tcPr>
          <w:p w14:paraId="0CCFA40B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14D4EB3A" w14:textId="77777777" w:rsidR="005E3786" w:rsidRPr="0005169F" w:rsidRDefault="008C7A0A">
            <w:r w:rsidRPr="0005169F">
              <w:t>Campos limpos corretamente.</w:t>
            </w:r>
          </w:p>
        </w:tc>
      </w:tr>
      <w:tr w:rsidR="005E3786" w:rsidRPr="0005169F" w14:paraId="4A7CA06A" w14:textId="77777777" w:rsidTr="00C13FD9">
        <w:tc>
          <w:tcPr>
            <w:tcW w:w="2235" w:type="dxa"/>
          </w:tcPr>
          <w:p w14:paraId="025BED29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1BA600E2" w14:textId="518CB593" w:rsidR="005E3786" w:rsidRPr="0005169F" w:rsidRDefault="005E3786"/>
        </w:tc>
      </w:tr>
      <w:tr w:rsidR="005E3786" w:rsidRPr="0005169F" w14:paraId="54CAB812" w14:textId="77777777" w:rsidTr="00C13FD9">
        <w:tc>
          <w:tcPr>
            <w:tcW w:w="2235" w:type="dxa"/>
          </w:tcPr>
          <w:p w14:paraId="2A22E9D6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18717CBA" w14:textId="1E1EA3AB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000475D7" w14:textId="0BD6D302" w:rsidR="005E3786" w:rsidRPr="0005169F" w:rsidRDefault="00465533">
      <w:pPr>
        <w:pStyle w:val="Ttulo2"/>
      </w:pPr>
      <w:bookmarkStart w:id="16" w:name="_Toc209605312"/>
      <w:r w:rsidRPr="0005169F">
        <w:t>CT007 - Sair</w:t>
      </w:r>
      <w:r w:rsidR="006E3FD8" w:rsidRPr="0005169F">
        <w:t xml:space="preserve"> </w:t>
      </w:r>
      <w:r w:rsidR="00747390" w:rsidRPr="0005169F">
        <w:t>da apli</w:t>
      </w:r>
      <w:r w:rsidR="00F41705" w:rsidRPr="0005169F">
        <w:t>cação com sucesso</w:t>
      </w:r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D17069B" w14:textId="77777777" w:rsidTr="00C13FD9">
        <w:tc>
          <w:tcPr>
            <w:tcW w:w="2235" w:type="dxa"/>
          </w:tcPr>
          <w:p w14:paraId="462970C7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3ED85A8F" w14:textId="77777777" w:rsidR="005E3786" w:rsidRPr="0005169F" w:rsidRDefault="008C7A0A">
            <w:r w:rsidRPr="0005169F">
              <w:t>Encerrar sessão na aplicação.</w:t>
            </w:r>
          </w:p>
        </w:tc>
      </w:tr>
      <w:tr w:rsidR="005E3786" w:rsidRPr="0005169F" w14:paraId="183D7F39" w14:textId="77777777" w:rsidTr="00C13FD9">
        <w:tc>
          <w:tcPr>
            <w:tcW w:w="2235" w:type="dxa"/>
          </w:tcPr>
          <w:p w14:paraId="476515F1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0C0789C8" w14:textId="62D40587" w:rsidR="005E3786" w:rsidRPr="0005169F" w:rsidRDefault="008C7A0A">
            <w:r w:rsidRPr="0005169F">
              <w:t>1 – Abrir a aplicação</w:t>
            </w:r>
            <w:r w:rsidRPr="0005169F">
              <w:br/>
              <w:t>2 – Clicar no botão sair</w:t>
            </w:r>
          </w:p>
        </w:tc>
      </w:tr>
      <w:tr w:rsidR="005E3786" w:rsidRPr="0005169F" w14:paraId="12D3E763" w14:textId="77777777" w:rsidTr="00C13FD9">
        <w:tc>
          <w:tcPr>
            <w:tcW w:w="2235" w:type="dxa"/>
          </w:tcPr>
          <w:p w14:paraId="0A465EB7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8AC3E03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7A5D19B" w14:textId="77777777" w:rsidTr="00C13FD9">
        <w:tc>
          <w:tcPr>
            <w:tcW w:w="2235" w:type="dxa"/>
          </w:tcPr>
          <w:p w14:paraId="666082D3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1F87CBE5" w14:textId="2180BCB4" w:rsidR="005E3786" w:rsidRPr="0005169F" w:rsidRDefault="008C7A0A">
            <w:r w:rsidRPr="0005169F">
              <w:t>Sistema deve encerrar sessão e fechar aplicação</w:t>
            </w:r>
          </w:p>
        </w:tc>
      </w:tr>
      <w:tr w:rsidR="005E3786" w:rsidRPr="0005169F" w14:paraId="1CAAEBBB" w14:textId="77777777" w:rsidTr="00C13FD9">
        <w:tc>
          <w:tcPr>
            <w:tcW w:w="2235" w:type="dxa"/>
          </w:tcPr>
          <w:p w14:paraId="6F66F0BC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5B2E5CCC" w14:textId="21F8439F" w:rsidR="005E3786" w:rsidRPr="0005169F" w:rsidRDefault="005E3786"/>
        </w:tc>
      </w:tr>
      <w:tr w:rsidR="005E3786" w:rsidRPr="0005169F" w14:paraId="263500E1" w14:textId="77777777" w:rsidTr="00C13FD9">
        <w:tc>
          <w:tcPr>
            <w:tcW w:w="2235" w:type="dxa"/>
          </w:tcPr>
          <w:p w14:paraId="642234CE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0F50B4CE" w14:textId="4C46E3E5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5A6F7A80" w14:textId="75B94994" w:rsidR="005E3786" w:rsidRPr="0005169F" w:rsidRDefault="00465533">
      <w:pPr>
        <w:pStyle w:val="Ttulo2"/>
      </w:pPr>
      <w:bookmarkStart w:id="17" w:name="_Toc209605313"/>
      <w:r w:rsidRPr="0005169F">
        <w:t xml:space="preserve">CT008 </w:t>
      </w:r>
      <w:r w:rsidR="00324D97" w:rsidRPr="0005169F">
        <w:t>–</w:t>
      </w:r>
      <w:r w:rsidRPr="0005169F">
        <w:t xml:space="preserve"> </w:t>
      </w:r>
      <w:r w:rsidR="00324D97" w:rsidRPr="0005169F">
        <w:t>Testar inatividade sem erro</w:t>
      </w:r>
      <w:bookmarkEnd w:id="1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942350B" w14:textId="77777777" w:rsidTr="001D7B82">
        <w:tc>
          <w:tcPr>
            <w:tcW w:w="2235" w:type="dxa"/>
          </w:tcPr>
          <w:p w14:paraId="01BB5446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A9CB7C2" w14:textId="77777777" w:rsidR="005E3786" w:rsidRPr="0005169F" w:rsidRDefault="008C7A0A">
            <w:r w:rsidRPr="0005169F">
              <w:t>Garantir funcionamento mesmo após tempo de inatividade.</w:t>
            </w:r>
          </w:p>
        </w:tc>
      </w:tr>
      <w:tr w:rsidR="005E3786" w:rsidRPr="0005169F" w14:paraId="54946B5F" w14:textId="77777777" w:rsidTr="001D7B82">
        <w:tc>
          <w:tcPr>
            <w:tcW w:w="2235" w:type="dxa"/>
          </w:tcPr>
          <w:p w14:paraId="3BF9ADDF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7490081E" w14:textId="7251809E" w:rsidR="00F666EF" w:rsidRPr="0005169F" w:rsidRDefault="008C7A0A" w:rsidP="00280A2F">
            <w:pPr>
              <w:pStyle w:val="SemEspaamento"/>
              <w:rPr>
                <w:lang w:val="pt-BR"/>
              </w:rPr>
            </w:pPr>
            <w:r w:rsidRPr="0005169F">
              <w:rPr>
                <w:lang w:val="pt-BR"/>
              </w:rPr>
              <w:t>1 – Abrir a aplicação</w:t>
            </w:r>
            <w:r w:rsidRPr="0005169F">
              <w:rPr>
                <w:lang w:val="pt-BR"/>
              </w:rPr>
              <w:br/>
              <w:t>2 –</w:t>
            </w:r>
            <w:r w:rsidR="000110D4" w:rsidRPr="0005169F">
              <w:rPr>
                <w:lang w:val="pt-BR"/>
              </w:rPr>
              <w:t xml:space="preserve"> Executar o CT005</w:t>
            </w:r>
            <w:r w:rsidRPr="0005169F">
              <w:rPr>
                <w:lang w:val="pt-BR"/>
              </w:rPr>
              <w:br/>
              <w:t>3 –</w:t>
            </w:r>
            <w:r w:rsidR="000110D4" w:rsidRPr="0005169F">
              <w:rPr>
                <w:lang w:val="pt-BR"/>
              </w:rPr>
              <w:t xml:space="preserve"> Aguardar sem executar nenhuma operação por 40 minutos.</w:t>
            </w:r>
            <w:r w:rsidRPr="0005169F">
              <w:rPr>
                <w:lang w:val="pt-BR"/>
              </w:rPr>
              <w:br/>
              <w:t xml:space="preserve">4 – </w:t>
            </w:r>
            <w:r w:rsidR="000110D4" w:rsidRPr="0005169F">
              <w:rPr>
                <w:lang w:val="pt-BR"/>
              </w:rPr>
              <w:t>Executar o CT005</w:t>
            </w:r>
          </w:p>
        </w:tc>
      </w:tr>
      <w:tr w:rsidR="005E3786" w:rsidRPr="0005169F" w14:paraId="5C0B6AAA" w14:textId="77777777" w:rsidTr="001D7B82">
        <w:tc>
          <w:tcPr>
            <w:tcW w:w="2235" w:type="dxa"/>
          </w:tcPr>
          <w:p w14:paraId="5CE7FABE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A8B460E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2370297" w14:textId="77777777" w:rsidTr="004F34C4">
        <w:trPr>
          <w:trHeight w:val="449"/>
        </w:trPr>
        <w:tc>
          <w:tcPr>
            <w:tcW w:w="2235" w:type="dxa"/>
          </w:tcPr>
          <w:p w14:paraId="3D07E4F5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72E765BD" w14:textId="3EE6285F" w:rsidR="005E3786" w:rsidRPr="0005169F" w:rsidRDefault="008C7A0A">
            <w:r w:rsidRPr="0005169F">
              <w:t xml:space="preserve">Aplicação deve </w:t>
            </w:r>
            <w:r w:rsidR="004C6992" w:rsidRPr="0005169F">
              <w:t>funciona</w:t>
            </w:r>
            <w:r w:rsidR="0052669A" w:rsidRPr="0005169F">
              <w:t>r sem erro</w:t>
            </w:r>
            <w:r w:rsidRPr="0005169F">
              <w:t xml:space="preserve"> após </w:t>
            </w:r>
            <w:r w:rsidR="0052669A" w:rsidRPr="0005169F">
              <w:t>4</w:t>
            </w:r>
            <w:r w:rsidRPr="0005169F">
              <w:t>0 minutos</w:t>
            </w:r>
            <w:r w:rsidR="00C27FAA" w:rsidRPr="0005169F">
              <w:t xml:space="preserve"> de inatividade</w:t>
            </w:r>
          </w:p>
        </w:tc>
      </w:tr>
      <w:tr w:rsidR="005E3786" w:rsidRPr="0005169F" w14:paraId="7BE7773F" w14:textId="77777777" w:rsidTr="001D7B82">
        <w:tc>
          <w:tcPr>
            <w:tcW w:w="2235" w:type="dxa"/>
          </w:tcPr>
          <w:p w14:paraId="036B294F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11C75FE" w14:textId="56A1A211" w:rsidR="005E3786" w:rsidRPr="0005169F" w:rsidRDefault="005E3786"/>
        </w:tc>
      </w:tr>
      <w:tr w:rsidR="005E3786" w:rsidRPr="0005169F" w14:paraId="4892BC17" w14:textId="77777777" w:rsidTr="001D7B82">
        <w:tc>
          <w:tcPr>
            <w:tcW w:w="2235" w:type="dxa"/>
          </w:tcPr>
          <w:p w14:paraId="79D6B44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CCE11EE" w14:textId="11D34E7B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40469606" w14:textId="2758EA63" w:rsidR="005E3786" w:rsidRPr="0005169F" w:rsidRDefault="00465533">
      <w:pPr>
        <w:pStyle w:val="Ttulo2"/>
      </w:pPr>
      <w:bookmarkStart w:id="18" w:name="_Toc209605314"/>
      <w:r w:rsidRPr="0005169F">
        <w:lastRenderedPageBreak/>
        <w:t xml:space="preserve">CT009 - </w:t>
      </w:r>
      <w:r w:rsidR="00EE1F06">
        <w:t xml:space="preserve">Impedir </w:t>
      </w:r>
      <w:r w:rsidR="008E2067">
        <w:t xml:space="preserve">inserção </w:t>
      </w:r>
      <w:r w:rsidR="00EE1F06">
        <w:t>de</w:t>
      </w:r>
      <w:r w:rsidRPr="0005169F">
        <w:t xml:space="preserve"> caractere</w:t>
      </w:r>
      <w:r w:rsidR="008E2067">
        <w:t xml:space="preserve">s </w:t>
      </w:r>
      <w:ins w:id="19" w:author="Microsoft Word" w:date="2025-09-23T16:22:00Z" w16du:dateUtc="2025-09-23T19:22:00Z">
        <w:r w:rsidR="00A821B2">
          <w:t>inválidos</w:t>
        </w:r>
      </w:ins>
      <w:bookmarkEnd w:id="1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28062EB3" w14:textId="77777777" w:rsidTr="00304E57">
        <w:tc>
          <w:tcPr>
            <w:tcW w:w="2235" w:type="dxa"/>
          </w:tcPr>
          <w:p w14:paraId="6EF62B95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74F2F74D" w14:textId="2250A547" w:rsidR="005E3786" w:rsidRPr="0005169F" w:rsidRDefault="00A821B2">
            <w:r>
              <w:t xml:space="preserve">Impedir que a aplicação </w:t>
            </w:r>
            <w:r w:rsidR="00013269">
              <w:t xml:space="preserve">aceite inserção de caracteres inválidos </w:t>
            </w:r>
          </w:p>
        </w:tc>
      </w:tr>
      <w:tr w:rsidR="005E3786" w:rsidRPr="0005169F" w14:paraId="35472A8A" w14:textId="77777777" w:rsidTr="00304E57">
        <w:tc>
          <w:tcPr>
            <w:tcW w:w="2235" w:type="dxa"/>
          </w:tcPr>
          <w:p w14:paraId="103A47E5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26E4DEE1" w14:textId="1494BCE2" w:rsidR="005E3786" w:rsidRPr="0005169F" w:rsidRDefault="008C7A0A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inserir</w:t>
            </w:r>
            <w:r w:rsidRPr="0005169F">
              <w:br/>
              <w:t>4 – Sistema deve validar caracteres</w:t>
            </w:r>
          </w:p>
        </w:tc>
      </w:tr>
      <w:tr w:rsidR="005E3786" w:rsidRPr="0005169F" w14:paraId="051A6E37" w14:textId="77777777" w:rsidTr="00304E57">
        <w:tc>
          <w:tcPr>
            <w:tcW w:w="2235" w:type="dxa"/>
          </w:tcPr>
          <w:p w14:paraId="0637D0F2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6577B1A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64B91AD2" w14:textId="77777777" w:rsidTr="00304E57">
        <w:tc>
          <w:tcPr>
            <w:tcW w:w="2235" w:type="dxa"/>
          </w:tcPr>
          <w:p w14:paraId="6202D852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22319F4D" w14:textId="77777777" w:rsidR="005E3786" w:rsidRPr="0005169F" w:rsidRDefault="008C7A0A">
            <w:r w:rsidRPr="0005169F">
              <w:t>Aplicação deve rejeitar caracteres inválidos.</w:t>
            </w:r>
          </w:p>
        </w:tc>
      </w:tr>
      <w:tr w:rsidR="005E3786" w:rsidRPr="0005169F" w14:paraId="21DB5D39" w14:textId="77777777" w:rsidTr="00304E57">
        <w:tc>
          <w:tcPr>
            <w:tcW w:w="2235" w:type="dxa"/>
          </w:tcPr>
          <w:p w14:paraId="2C46DFEE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360967AE" w14:textId="78D86833" w:rsidR="005E3786" w:rsidRPr="0005169F" w:rsidRDefault="008C7A0A">
            <w:r w:rsidRPr="0005169F">
              <w:t>Aplicação não aceita caracteres especiais nem inválidos</w:t>
            </w:r>
          </w:p>
        </w:tc>
      </w:tr>
      <w:tr w:rsidR="005E3786" w:rsidRPr="0005169F" w14:paraId="6E88B9FE" w14:textId="77777777" w:rsidTr="00304E57">
        <w:tc>
          <w:tcPr>
            <w:tcW w:w="2235" w:type="dxa"/>
          </w:tcPr>
          <w:p w14:paraId="77941378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06BBD28A" w14:textId="77777777" w:rsidR="005E3786" w:rsidRPr="0005169F" w:rsidRDefault="008C7A0A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0E543884" w14:textId="5CEE0073" w:rsidR="005E3786" w:rsidRPr="0005169F" w:rsidRDefault="00465533">
      <w:pPr>
        <w:pStyle w:val="Ttulo2"/>
      </w:pPr>
      <w:bookmarkStart w:id="20" w:name="_Toc209605315"/>
      <w:r w:rsidRPr="0005169F">
        <w:t xml:space="preserve">CT010 </w:t>
      </w:r>
      <w:r w:rsidR="00D4632F">
        <w:t>-</w:t>
      </w:r>
      <w:r w:rsidRPr="0005169F">
        <w:t xml:space="preserve"> </w:t>
      </w:r>
      <w:r w:rsidR="00CF0155">
        <w:t>Consultar</w:t>
      </w:r>
      <w:r w:rsidR="00D4632F">
        <w:t xml:space="preserve"> </w:t>
      </w:r>
      <w:r w:rsidR="00474C66">
        <w:t>pessoa por CPF ou por Código</w:t>
      </w:r>
      <w:bookmarkEnd w:id="20"/>
      <w:r w:rsidR="00CF0155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11A287B0" w14:textId="77777777" w:rsidTr="00304E57">
        <w:tc>
          <w:tcPr>
            <w:tcW w:w="2235" w:type="dxa"/>
          </w:tcPr>
          <w:p w14:paraId="5008E184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7FC05C51" w14:textId="611235D6" w:rsidR="005E3786" w:rsidRPr="0005169F" w:rsidRDefault="000E7258">
            <w:r>
              <w:t>Validar</w:t>
            </w:r>
            <w:r w:rsidRPr="0005169F">
              <w:t xml:space="preserve"> consult</w:t>
            </w:r>
            <w:r w:rsidR="00507AC0">
              <w:t>a de</w:t>
            </w:r>
            <w:r w:rsidRPr="0005169F">
              <w:t xml:space="preserve"> dados</w:t>
            </w:r>
            <w:r>
              <w:t xml:space="preserve"> de pessoa na aplicação</w:t>
            </w:r>
            <w:r w:rsidR="00507AC0">
              <w:t xml:space="preserve"> via CPF ou Código</w:t>
            </w:r>
            <w:r w:rsidRPr="0005169F">
              <w:t>.</w:t>
            </w:r>
          </w:p>
        </w:tc>
      </w:tr>
      <w:tr w:rsidR="005E3786" w:rsidRPr="0005169F" w14:paraId="2CF00625" w14:textId="77777777" w:rsidTr="00304E57">
        <w:tc>
          <w:tcPr>
            <w:tcW w:w="2235" w:type="dxa"/>
          </w:tcPr>
          <w:p w14:paraId="233C32F2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77B36BE" w14:textId="291EE43F" w:rsidR="005E3786" w:rsidRPr="0005169F" w:rsidRDefault="008C7A0A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consultar</w:t>
            </w:r>
            <w:r w:rsidRPr="0005169F">
              <w:br/>
              <w:t>4 – Sistema deve retornar os dados</w:t>
            </w:r>
            <w:r w:rsidR="004C4115">
              <w:t xml:space="preserve"> com sucesso</w:t>
            </w:r>
          </w:p>
        </w:tc>
      </w:tr>
      <w:tr w:rsidR="005E3786" w:rsidRPr="0005169F" w14:paraId="35D99181" w14:textId="77777777" w:rsidTr="00304E57">
        <w:tc>
          <w:tcPr>
            <w:tcW w:w="2235" w:type="dxa"/>
          </w:tcPr>
          <w:p w14:paraId="0F287B3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1F0C4C58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CCB49D8" w14:textId="77777777" w:rsidTr="00304E57">
        <w:tc>
          <w:tcPr>
            <w:tcW w:w="2235" w:type="dxa"/>
          </w:tcPr>
          <w:p w14:paraId="76AFCAEA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51087708" w14:textId="21271CEE" w:rsidR="005E3786" w:rsidRPr="0005169F" w:rsidRDefault="008C7A0A">
            <w:r w:rsidRPr="0005169F">
              <w:t xml:space="preserve">Consulta deve funcionar por </w:t>
            </w:r>
            <w:r w:rsidR="00AF10B0">
              <w:t xml:space="preserve">CPF </w:t>
            </w:r>
            <w:r w:rsidRPr="0005169F">
              <w:t>ou</w:t>
            </w:r>
            <w:r w:rsidR="00AF10B0">
              <w:t xml:space="preserve"> </w:t>
            </w:r>
            <w:r w:rsidR="00AF10B0" w:rsidRPr="0005169F">
              <w:t>código</w:t>
            </w:r>
          </w:p>
        </w:tc>
      </w:tr>
      <w:tr w:rsidR="005E3786" w:rsidRPr="0005169F" w14:paraId="18F8A003" w14:textId="77777777" w:rsidTr="00304E57">
        <w:tc>
          <w:tcPr>
            <w:tcW w:w="2235" w:type="dxa"/>
          </w:tcPr>
          <w:p w14:paraId="2DDCB870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079C79C8" w14:textId="7276722A" w:rsidR="005E3786" w:rsidRPr="0005169F" w:rsidRDefault="005E3786"/>
        </w:tc>
      </w:tr>
      <w:tr w:rsidR="005E3786" w:rsidRPr="0005169F" w14:paraId="46783E39" w14:textId="77777777" w:rsidTr="00304E57">
        <w:tc>
          <w:tcPr>
            <w:tcW w:w="2235" w:type="dxa"/>
          </w:tcPr>
          <w:p w14:paraId="151F48F7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6C3EF635" w14:textId="450698EA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0DF7EB00" w14:textId="53DE29BC" w:rsidR="005E3786" w:rsidRPr="0005169F" w:rsidRDefault="00465533">
      <w:pPr>
        <w:pStyle w:val="Ttulo2"/>
      </w:pPr>
      <w:bookmarkStart w:id="21" w:name="_Toc209605316"/>
      <w:r w:rsidRPr="0005169F">
        <w:t xml:space="preserve">CT011 - </w:t>
      </w:r>
      <w:r w:rsidR="0096118D">
        <w:t>Impedir inser</w:t>
      </w:r>
      <w:r w:rsidR="002D072E">
        <w:t>ção de</w:t>
      </w:r>
      <w:r w:rsidR="0096118D">
        <w:t xml:space="preserve"> pessoa</w:t>
      </w:r>
      <w:r w:rsidR="00FF52B3">
        <w:t xml:space="preserve"> </w:t>
      </w:r>
      <w:r w:rsidR="008C7A0A">
        <w:t>com campos vazios</w:t>
      </w:r>
      <w:bookmarkEnd w:id="2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07011A0" w14:textId="77777777" w:rsidTr="00304E57">
        <w:tc>
          <w:tcPr>
            <w:tcW w:w="2235" w:type="dxa"/>
          </w:tcPr>
          <w:p w14:paraId="7AFF0DC1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25BF8C24" w14:textId="77777777" w:rsidR="005E3786" w:rsidRPr="0005169F" w:rsidRDefault="008C7A0A">
            <w:r w:rsidRPr="0005169F">
              <w:t>Validar inserção de cadastro sem campos preenchidos.</w:t>
            </w:r>
          </w:p>
        </w:tc>
      </w:tr>
      <w:tr w:rsidR="005E3786" w:rsidRPr="0005169F" w14:paraId="481F810C" w14:textId="77777777" w:rsidTr="00304E57">
        <w:tc>
          <w:tcPr>
            <w:tcW w:w="2235" w:type="dxa"/>
          </w:tcPr>
          <w:p w14:paraId="26610B15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34089021" w14:textId="794F18F2" w:rsidR="00477564" w:rsidRDefault="008C7A0A">
            <w:r w:rsidRPr="0005169F">
              <w:t>1 – Abrir a aplicação</w:t>
            </w:r>
            <w:r w:rsidRPr="0005169F">
              <w:br/>
              <w:t>2 –</w:t>
            </w:r>
            <w:r w:rsidR="00477564">
              <w:t xml:space="preserve"> Executar CT001</w:t>
            </w:r>
          </w:p>
          <w:p w14:paraId="73F2E3F1" w14:textId="076EDB45" w:rsidR="005E3786" w:rsidRPr="0005169F" w:rsidRDefault="008C7A0A">
            <w:r w:rsidRPr="0005169F">
              <w:t xml:space="preserve">3 – </w:t>
            </w:r>
            <w:r w:rsidR="00390A09">
              <w:t>Aplicação deve emitir erro para campos vazios</w:t>
            </w:r>
          </w:p>
        </w:tc>
      </w:tr>
      <w:tr w:rsidR="005E3786" w:rsidRPr="0005169F" w14:paraId="2EAE8631" w14:textId="77777777" w:rsidTr="00304E57">
        <w:tc>
          <w:tcPr>
            <w:tcW w:w="2235" w:type="dxa"/>
          </w:tcPr>
          <w:p w14:paraId="7BA683C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3E1B0C2A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012E87" w:rsidRPr="0005169F" w14:paraId="085196F5" w14:textId="77777777" w:rsidTr="00304E57">
        <w:tc>
          <w:tcPr>
            <w:tcW w:w="2235" w:type="dxa"/>
          </w:tcPr>
          <w:p w14:paraId="785EE4F5" w14:textId="77777777" w:rsidR="00012E87" w:rsidRPr="0005169F" w:rsidRDefault="00012E87" w:rsidP="00012E87">
            <w:r w:rsidRPr="0005169F">
              <w:t>Resultado Esperado</w:t>
            </w:r>
          </w:p>
        </w:tc>
        <w:tc>
          <w:tcPr>
            <w:tcW w:w="6405" w:type="dxa"/>
          </w:tcPr>
          <w:p w14:paraId="6B827F11" w14:textId="43178865" w:rsidR="00012E87" w:rsidRPr="0005169F" w:rsidRDefault="00012E87" w:rsidP="00012E87">
            <w:r w:rsidRPr="0005169F">
              <w:t xml:space="preserve">Aplicação exibe </w:t>
            </w:r>
            <w:r>
              <w:t>mensagem</w:t>
            </w:r>
            <w:r w:rsidR="00CE600A">
              <w:t xml:space="preserve"> de campo</w:t>
            </w:r>
            <w:r w:rsidR="00A701DE">
              <w:t xml:space="preserve"> </w:t>
            </w:r>
            <w:r w:rsidR="00CE600A">
              <w:t>vazio</w:t>
            </w:r>
            <w:r w:rsidRPr="0005169F">
              <w:t xml:space="preserve"> e não permite cadastro </w:t>
            </w:r>
          </w:p>
        </w:tc>
      </w:tr>
      <w:tr w:rsidR="005E3786" w:rsidRPr="0005169F" w14:paraId="24D4B849" w14:textId="77777777" w:rsidTr="00304E57">
        <w:tc>
          <w:tcPr>
            <w:tcW w:w="2235" w:type="dxa"/>
          </w:tcPr>
          <w:p w14:paraId="3D18D825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7D28E48C" w14:textId="292512F7" w:rsidR="005E3786" w:rsidRPr="0005169F" w:rsidRDefault="005E3786"/>
        </w:tc>
      </w:tr>
      <w:tr w:rsidR="005E3786" w:rsidRPr="0005169F" w14:paraId="3DF0F32A" w14:textId="77777777" w:rsidTr="00304E57">
        <w:tc>
          <w:tcPr>
            <w:tcW w:w="2235" w:type="dxa"/>
          </w:tcPr>
          <w:p w14:paraId="0FAE91E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71F118C" w14:textId="0E554BED" w:rsidR="005E3786" w:rsidRPr="0005169F" w:rsidRDefault="005E3786">
            <w:pPr>
              <w:rPr>
                <w:b/>
                <w:bCs/>
                <w:color w:val="00B050"/>
              </w:rPr>
            </w:pPr>
          </w:p>
        </w:tc>
      </w:tr>
    </w:tbl>
    <w:p w14:paraId="27AC9422" w14:textId="77777777" w:rsidR="009C6C5E" w:rsidRPr="00B87C42" w:rsidRDefault="009C6C5E"/>
    <w:sectPr w:rsidR="009C6C5E" w:rsidRPr="00B87C42" w:rsidSect="00514B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16801">
    <w:abstractNumId w:val="8"/>
  </w:num>
  <w:num w:numId="2" w16cid:durableId="1188830632">
    <w:abstractNumId w:val="6"/>
  </w:num>
  <w:num w:numId="3" w16cid:durableId="900560003">
    <w:abstractNumId w:val="5"/>
  </w:num>
  <w:num w:numId="4" w16cid:durableId="974022591">
    <w:abstractNumId w:val="4"/>
  </w:num>
  <w:num w:numId="5" w16cid:durableId="1949504271">
    <w:abstractNumId w:val="7"/>
  </w:num>
  <w:num w:numId="6" w16cid:durableId="994072267">
    <w:abstractNumId w:val="3"/>
  </w:num>
  <w:num w:numId="7" w16cid:durableId="550118284">
    <w:abstractNumId w:val="2"/>
  </w:num>
  <w:num w:numId="8" w16cid:durableId="717095682">
    <w:abstractNumId w:val="1"/>
  </w:num>
  <w:num w:numId="9" w16cid:durableId="102845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D4"/>
    <w:rsid w:val="00012E87"/>
    <w:rsid w:val="00013269"/>
    <w:rsid w:val="00014645"/>
    <w:rsid w:val="00034616"/>
    <w:rsid w:val="0005169F"/>
    <w:rsid w:val="0006063C"/>
    <w:rsid w:val="0006482D"/>
    <w:rsid w:val="00064E24"/>
    <w:rsid w:val="000727DE"/>
    <w:rsid w:val="000A68CA"/>
    <w:rsid w:val="000E7258"/>
    <w:rsid w:val="000F148C"/>
    <w:rsid w:val="0015074B"/>
    <w:rsid w:val="0017629D"/>
    <w:rsid w:val="001D7B82"/>
    <w:rsid w:val="002302B6"/>
    <w:rsid w:val="00230DF9"/>
    <w:rsid w:val="00280A2F"/>
    <w:rsid w:val="0029639D"/>
    <w:rsid w:val="002B0564"/>
    <w:rsid w:val="002C227E"/>
    <w:rsid w:val="002D072E"/>
    <w:rsid w:val="002D4072"/>
    <w:rsid w:val="002F119A"/>
    <w:rsid w:val="00304C05"/>
    <w:rsid w:val="00304E57"/>
    <w:rsid w:val="00324D97"/>
    <w:rsid w:val="00326F90"/>
    <w:rsid w:val="003445D0"/>
    <w:rsid w:val="00376C9F"/>
    <w:rsid w:val="00385ED0"/>
    <w:rsid w:val="00390A09"/>
    <w:rsid w:val="00396D54"/>
    <w:rsid w:val="003E3891"/>
    <w:rsid w:val="003E71A1"/>
    <w:rsid w:val="00456292"/>
    <w:rsid w:val="00463870"/>
    <w:rsid w:val="00465533"/>
    <w:rsid w:val="004700B1"/>
    <w:rsid w:val="00474C66"/>
    <w:rsid w:val="00477564"/>
    <w:rsid w:val="004B523F"/>
    <w:rsid w:val="004C4115"/>
    <w:rsid w:val="004C6992"/>
    <w:rsid w:val="004F34C4"/>
    <w:rsid w:val="00507AC0"/>
    <w:rsid w:val="00514B99"/>
    <w:rsid w:val="0052669A"/>
    <w:rsid w:val="005A48E3"/>
    <w:rsid w:val="005C25D4"/>
    <w:rsid w:val="005D7502"/>
    <w:rsid w:val="005E3786"/>
    <w:rsid w:val="005F1677"/>
    <w:rsid w:val="00643B20"/>
    <w:rsid w:val="00665C10"/>
    <w:rsid w:val="006B597F"/>
    <w:rsid w:val="006C42E5"/>
    <w:rsid w:val="006C631C"/>
    <w:rsid w:val="006E1170"/>
    <w:rsid w:val="006E3329"/>
    <w:rsid w:val="006E3FD8"/>
    <w:rsid w:val="007106C6"/>
    <w:rsid w:val="007143AD"/>
    <w:rsid w:val="00743162"/>
    <w:rsid w:val="00747390"/>
    <w:rsid w:val="0075394A"/>
    <w:rsid w:val="00764FAE"/>
    <w:rsid w:val="007A7166"/>
    <w:rsid w:val="007C067C"/>
    <w:rsid w:val="00816E9C"/>
    <w:rsid w:val="0082675D"/>
    <w:rsid w:val="0085197D"/>
    <w:rsid w:val="008737AE"/>
    <w:rsid w:val="00873B66"/>
    <w:rsid w:val="008C7A0A"/>
    <w:rsid w:val="008E2067"/>
    <w:rsid w:val="008E575F"/>
    <w:rsid w:val="00903938"/>
    <w:rsid w:val="0095497E"/>
    <w:rsid w:val="0096118D"/>
    <w:rsid w:val="00961898"/>
    <w:rsid w:val="009837CA"/>
    <w:rsid w:val="009C1BC4"/>
    <w:rsid w:val="009C6C5E"/>
    <w:rsid w:val="009E6AF7"/>
    <w:rsid w:val="00A01322"/>
    <w:rsid w:val="00A0532E"/>
    <w:rsid w:val="00A209C6"/>
    <w:rsid w:val="00A21C56"/>
    <w:rsid w:val="00A243BA"/>
    <w:rsid w:val="00A701DE"/>
    <w:rsid w:val="00A821B2"/>
    <w:rsid w:val="00AA1D8D"/>
    <w:rsid w:val="00AA61C6"/>
    <w:rsid w:val="00AC1880"/>
    <w:rsid w:val="00AF10B0"/>
    <w:rsid w:val="00AF413F"/>
    <w:rsid w:val="00B2623C"/>
    <w:rsid w:val="00B47730"/>
    <w:rsid w:val="00B734CE"/>
    <w:rsid w:val="00B7395B"/>
    <w:rsid w:val="00B85E1F"/>
    <w:rsid w:val="00B87C42"/>
    <w:rsid w:val="00B94837"/>
    <w:rsid w:val="00BD2516"/>
    <w:rsid w:val="00C05D03"/>
    <w:rsid w:val="00C13FD9"/>
    <w:rsid w:val="00C27E00"/>
    <w:rsid w:val="00C27FAA"/>
    <w:rsid w:val="00C83B5B"/>
    <w:rsid w:val="00C93A98"/>
    <w:rsid w:val="00CB0664"/>
    <w:rsid w:val="00CD0BDE"/>
    <w:rsid w:val="00CE600A"/>
    <w:rsid w:val="00CF0155"/>
    <w:rsid w:val="00CF63E4"/>
    <w:rsid w:val="00D040FF"/>
    <w:rsid w:val="00D047A6"/>
    <w:rsid w:val="00D40574"/>
    <w:rsid w:val="00D4632F"/>
    <w:rsid w:val="00D776C8"/>
    <w:rsid w:val="00D86684"/>
    <w:rsid w:val="00E070A1"/>
    <w:rsid w:val="00E17CD9"/>
    <w:rsid w:val="00E21C30"/>
    <w:rsid w:val="00E32B27"/>
    <w:rsid w:val="00E72651"/>
    <w:rsid w:val="00EA2246"/>
    <w:rsid w:val="00EA6DFA"/>
    <w:rsid w:val="00EE1F06"/>
    <w:rsid w:val="00F20BC8"/>
    <w:rsid w:val="00F41705"/>
    <w:rsid w:val="00F65CAA"/>
    <w:rsid w:val="00F666EF"/>
    <w:rsid w:val="00F83CB9"/>
    <w:rsid w:val="00FC693F"/>
    <w:rsid w:val="00FE2D0F"/>
    <w:rsid w:val="00F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29C25013-22D7-420D-846A-DD778895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3445D0"/>
    <w:pPr>
      <w:spacing w:after="100" w:line="259" w:lineRule="auto"/>
      <w:ind w:left="220"/>
    </w:pPr>
    <w:rPr>
      <w:rFonts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445D0"/>
    <w:pPr>
      <w:spacing w:after="100" w:line="259" w:lineRule="auto"/>
    </w:pPr>
    <w:rPr>
      <w:rFonts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445D0"/>
    <w:pPr>
      <w:spacing w:after="100" w:line="259" w:lineRule="auto"/>
      <w:ind w:left="440"/>
    </w:pPr>
    <w:rPr>
      <w:rFonts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3445D0"/>
    <w:rPr>
      <w:color w:val="0000FF" w:themeColor="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14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plano de teste visa assegurar a qualidade do sistema por meio de cenários de teste, definição de critérios de aprovação e controle de defeitos.
</Abstract>
  <CompanyAddress/>
  <CompanyPhone/>
  <CompanyFax/>
  <CompanyEmail>elisbmangueira@gmail.com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1280</TotalTime>
  <Pages>6</Pages>
  <Words>945</Words>
  <Characters>5106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Cadastro de pessoa</dc:title>
  <dc:subject>Plano de Teste</dc:subject>
  <dc:creator>Maria Elisângela Barbosa Mangueira</dc:creator>
  <cp:keywords/>
  <dc:description>generated by python-docx</dc:description>
  <cp:lastModifiedBy>Maria Elisangela Barbosa Mangueira</cp:lastModifiedBy>
  <cp:revision>122</cp:revision>
  <dcterms:created xsi:type="dcterms:W3CDTF">2013-12-23T23:15:00Z</dcterms:created>
  <dcterms:modified xsi:type="dcterms:W3CDTF">2025-09-24T14:21:00Z</dcterms:modified>
  <cp:category/>
</cp:coreProperties>
</file>