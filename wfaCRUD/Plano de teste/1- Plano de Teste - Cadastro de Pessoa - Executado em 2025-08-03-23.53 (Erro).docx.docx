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69468628"/>
        <w:docPartObj>
          <w:docPartGallery w:val="Cover Pages"/>
          <w:docPartUnique/>
        </w:docPartObj>
      </w:sdtPr>
      <w:sdtEndPr/>
      <w:sdtContent>
        <w:p w14:paraId="0EA69778" w14:textId="6438F415" w:rsidR="00514B99" w:rsidRPr="0005169F" w:rsidRDefault="00514B99">
          <w:r w:rsidRPr="0005169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280D7F5B" wp14:editId="28DB98B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5DE04A9" id="Grupo 149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B7E18A5" wp14:editId="7F8430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t-BR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2442686" w14:textId="14A208C6" w:rsidR="00514B99" w:rsidRPr="0005169F" w:rsidRDefault="00873B66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05169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M</w:t>
                                    </w:r>
                                    <w:r w:rsidR="00FE2D0F" w:rsidRPr="0005169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aria Elisângela Barbosa Mangueira</w:t>
                                    </w:r>
                                  </w:p>
                                </w:sdtContent>
                              </w:sdt>
                              <w:p w14:paraId="2B86A7FD" w14:textId="29D3B6DF" w:rsidR="00514B99" w:rsidRPr="0005169F" w:rsidRDefault="002A4005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pt-BR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E2D0F" w:rsidRPr="0005169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pt-BR"/>
                                      </w:rPr>
                                      <w:t>elisbmangueira@gmail.com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B7E18A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pt-BR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2442686" w14:textId="14A208C6" w:rsidR="00514B99" w:rsidRPr="0005169F" w:rsidRDefault="00873B66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05169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M</w:t>
                              </w:r>
                              <w:r w:rsidR="00FE2D0F" w:rsidRPr="0005169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aria Elisângela Barbosa Mangueira</w:t>
                              </w:r>
                            </w:p>
                          </w:sdtContent>
                        </w:sdt>
                        <w:p w14:paraId="2B86A7FD" w14:textId="29D3B6DF" w:rsidR="00514B99" w:rsidRPr="0005169F" w:rsidRDefault="002A4005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pt-BR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pt-BR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FE2D0F" w:rsidRPr="0005169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pt-BR"/>
                                </w:rPr>
                                <w:t>elisbmangueira@gmail.com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D56F7A1" wp14:editId="5C66A0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AA6C42" w14:textId="77777777" w:rsidR="00514B99" w:rsidRPr="0005169F" w:rsidRDefault="00514B99">
                                <w:pPr>
                                  <w:pStyle w:val="SemEspaamento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</w:pPr>
                                <w:r w:rsidRPr="0005169F"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BR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907FAA5" w14:textId="736DA1BC" w:rsidR="00514B99" w:rsidRPr="0005169F" w:rsidRDefault="00873B66" w:rsidP="00064E24">
                                    <w:pPr>
                                      <w:pStyle w:val="SemEspaamento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</w:pPr>
                                    <w:r w:rsidRPr="000516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  <w:t>Este plano de teste visa assegurar a qualidade do sistema por meio de cenários de teste, definição de critérios de aprovação e controle de defeitos.</w:t>
                                    </w:r>
                                    <w:r w:rsidRPr="000516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D56F7A1" id="Caixa de Texto 155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4AA6C42" w14:textId="77777777" w:rsidR="00514B99" w:rsidRPr="0005169F" w:rsidRDefault="00514B99">
                          <w:pPr>
                            <w:pStyle w:val="SemEspaamento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</w:pPr>
                          <w:r w:rsidRPr="0005169F"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BR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907FAA5" w14:textId="736DA1BC" w:rsidR="00514B99" w:rsidRPr="0005169F" w:rsidRDefault="00873B66" w:rsidP="00064E24">
                              <w:pPr>
                                <w:pStyle w:val="SemEspaamento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0516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  <w:t>Este plano de teste visa assegurar a qualidade do sistema por meio de cenários de teste, definição de critérios de aprovação e controle de defeitos.</w:t>
                              </w:r>
                              <w:r w:rsidRPr="000516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816CDEA" wp14:editId="4DE676E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7C8BC6" w14:textId="23CBD65C" w:rsidR="00514B99" w:rsidRPr="0005169F" w:rsidRDefault="002A4005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14B99" w:rsidRPr="0005169F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Cadastro de pessoa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60AD6EA" w14:textId="7658203F" w:rsidR="00514B99" w:rsidRPr="0005169F" w:rsidRDefault="00514B9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05169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Plano de Teste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16CDEA" id="Caixa de Texto 157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57C8BC6" w14:textId="23CBD65C" w:rsidR="00514B99" w:rsidRPr="0005169F" w:rsidRDefault="002A4005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14B99" w:rsidRPr="0005169F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Cadastro de pessoa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60AD6EA" w14:textId="7658203F" w:rsidR="00514B99" w:rsidRPr="0005169F" w:rsidRDefault="00514B9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05169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Plano de Teste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0F9E57F" w14:textId="089F72A8" w:rsidR="00514B99" w:rsidRPr="0005169F" w:rsidRDefault="00514B99">
          <w:r w:rsidRPr="0005169F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02738630"/>
        <w:docPartObj>
          <w:docPartGallery w:val="Table of Contents"/>
          <w:docPartUnique/>
        </w:docPartObj>
      </w:sdtPr>
      <w:sdtEndPr/>
      <w:sdtContent>
        <w:p w14:paraId="729F4FAF" w14:textId="060FCA60" w:rsidR="003445D0" w:rsidRPr="0005169F" w:rsidRDefault="003445D0">
          <w:pPr>
            <w:pStyle w:val="CabealhodoSumrio"/>
          </w:pPr>
          <w:r w:rsidRPr="0005169F">
            <w:t>Sumário</w:t>
          </w:r>
        </w:p>
        <w:p w14:paraId="7AC13D67" w14:textId="319153BE" w:rsidR="002A4005" w:rsidRDefault="003445D0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05169F">
            <w:fldChar w:fldCharType="begin"/>
          </w:r>
          <w:r w:rsidRPr="0005169F">
            <w:instrText xml:space="preserve"> TOC \o "1-3" \h \z \u </w:instrText>
          </w:r>
          <w:r w:rsidRPr="0005169F">
            <w:fldChar w:fldCharType="separate"/>
          </w:r>
          <w:hyperlink w:anchor="_Toc209630473" w:history="1">
            <w:r w:rsidR="002A4005" w:rsidRPr="00981126">
              <w:rPr>
                <w:rStyle w:val="Hyperlink"/>
                <w:noProof/>
              </w:rPr>
              <w:t>Objetivo</w:t>
            </w:r>
            <w:r w:rsidR="002A4005">
              <w:rPr>
                <w:noProof/>
                <w:webHidden/>
              </w:rPr>
              <w:tab/>
            </w:r>
            <w:r w:rsidR="002A4005">
              <w:rPr>
                <w:noProof/>
                <w:webHidden/>
              </w:rPr>
              <w:fldChar w:fldCharType="begin"/>
            </w:r>
            <w:r w:rsidR="002A4005">
              <w:rPr>
                <w:noProof/>
                <w:webHidden/>
              </w:rPr>
              <w:instrText xml:space="preserve"> PAGEREF _Toc209630473 \h </w:instrText>
            </w:r>
            <w:r w:rsidR="002A4005">
              <w:rPr>
                <w:noProof/>
                <w:webHidden/>
              </w:rPr>
            </w:r>
            <w:r w:rsidR="002A4005">
              <w:rPr>
                <w:noProof/>
                <w:webHidden/>
              </w:rPr>
              <w:fldChar w:fldCharType="separate"/>
            </w:r>
            <w:r w:rsidR="002A4005">
              <w:rPr>
                <w:noProof/>
                <w:webHidden/>
              </w:rPr>
              <w:t>2</w:t>
            </w:r>
            <w:r w:rsidR="002A4005">
              <w:rPr>
                <w:noProof/>
                <w:webHidden/>
              </w:rPr>
              <w:fldChar w:fldCharType="end"/>
            </w:r>
          </w:hyperlink>
        </w:p>
        <w:p w14:paraId="625DA3B5" w14:textId="3E957B42" w:rsidR="002A4005" w:rsidRDefault="002A4005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30474" w:history="1">
            <w:r w:rsidRPr="00981126">
              <w:rPr>
                <w:rStyle w:val="Hyperlink"/>
                <w:noProof/>
              </w:rPr>
              <w:t>Histórico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_Toc209630474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E4A5E" w14:textId="1644C420" w:rsidR="002A4005" w:rsidRDefault="002A4005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30475" w:history="1">
            <w:r w:rsidRPr="00981126">
              <w:rPr>
                <w:rStyle w:val="Hyperlink"/>
                <w:noProof/>
              </w:rPr>
              <w:t>Cenários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_Toc209630475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7DC67" w14:textId="0A44AC97" w:rsidR="002A4005" w:rsidRDefault="002A400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30476" w:history="1">
            <w:r w:rsidRPr="00981126">
              <w:rPr>
                <w:rStyle w:val="Hyperlink"/>
                <w:noProof/>
              </w:rPr>
              <w:t>CT001 – Inserir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_Toc209630476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F369A" w14:textId="4B6B08C4" w:rsidR="002A4005" w:rsidRDefault="002A400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30477" w:history="1">
            <w:r w:rsidRPr="00981126">
              <w:rPr>
                <w:rStyle w:val="Hyperlink"/>
                <w:noProof/>
              </w:rPr>
              <w:t>CT002 – Alterar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_Toc209630477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EB452" w14:textId="7486F53D" w:rsidR="002A4005" w:rsidRDefault="002A400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30478" w:history="1">
            <w:r w:rsidRPr="00981126">
              <w:rPr>
                <w:rStyle w:val="Hyperlink"/>
                <w:noProof/>
              </w:rPr>
              <w:t>CT003 – Consultar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_Toc209630478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889BA" w14:textId="26AB9A17" w:rsidR="002A4005" w:rsidRDefault="002A400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30479" w:history="1">
            <w:r w:rsidRPr="00981126">
              <w:rPr>
                <w:rStyle w:val="Hyperlink"/>
                <w:noProof/>
              </w:rPr>
              <w:t>CT004 – Excluir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_Toc209630479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8798A" w14:textId="4AD90253" w:rsidR="002A4005" w:rsidRDefault="002A400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30480" w:history="1">
            <w:r w:rsidRPr="00981126">
              <w:rPr>
                <w:rStyle w:val="Hyperlink"/>
                <w:noProof/>
              </w:rPr>
              <w:t>CT005 - Consultar lista de pessoas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_Toc209630480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7C38" w14:textId="2CBEBCD4" w:rsidR="002A4005" w:rsidRDefault="002A400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30481" w:history="1">
            <w:r w:rsidRPr="00981126">
              <w:rPr>
                <w:rStyle w:val="Hyperlink"/>
                <w:noProof/>
              </w:rPr>
              <w:t>CT006 - Limpar campos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_Toc209630481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96F6B" w14:textId="4BDB707B" w:rsidR="002A4005" w:rsidRDefault="002A4005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30482" w:history="1">
            <w:r w:rsidRPr="00981126">
              <w:rPr>
                <w:rStyle w:val="Hyperlink"/>
                <w:noProof/>
              </w:rPr>
              <w:t>CT007 - Sair da aplicação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_Toc209630482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E7E7" w14:textId="08F45E7A" w:rsidR="003445D0" w:rsidRPr="0005169F" w:rsidRDefault="003445D0">
          <w:r w:rsidRPr="0005169F">
            <w:rPr>
              <w:b/>
              <w:bCs/>
            </w:rPr>
            <w:fldChar w:fldCharType="end"/>
          </w:r>
        </w:p>
      </w:sdtContent>
    </w:sdt>
    <w:p w14:paraId="3672B8B2" w14:textId="77777777" w:rsidR="003445D0" w:rsidRPr="0005169F" w:rsidRDefault="003445D0"/>
    <w:p w14:paraId="7F91E3DD" w14:textId="620A0BC7" w:rsidR="003445D0" w:rsidRPr="0005169F" w:rsidRDefault="003445D0">
      <w:r w:rsidRPr="0005169F">
        <w:br w:type="page"/>
      </w:r>
    </w:p>
    <w:p w14:paraId="1303E148" w14:textId="0E6CD0C6" w:rsidR="005E3786" w:rsidRPr="0005169F" w:rsidRDefault="008C7A0A" w:rsidP="00A21C56">
      <w:pPr>
        <w:pStyle w:val="Ttulo1"/>
      </w:pPr>
      <w:bookmarkStart w:id="0" w:name="_Toc209630473"/>
      <w:r w:rsidRPr="0005169F">
        <w:lastRenderedPageBreak/>
        <w:t>Objetivo</w:t>
      </w:r>
      <w:bookmarkEnd w:id="0"/>
    </w:p>
    <w:p w14:paraId="16E63684" w14:textId="77777777" w:rsidR="005E3786" w:rsidRPr="0005169F" w:rsidRDefault="008C7A0A">
      <w:r w:rsidRPr="0005169F">
        <w:t>O sistema deve permitir ao usuário se cadastrar, excluir cadastro e alterar cadastro na plataforma.</w:t>
      </w:r>
    </w:p>
    <w:p w14:paraId="18C611A4" w14:textId="77777777" w:rsidR="005E3786" w:rsidRPr="0005169F" w:rsidRDefault="008C7A0A" w:rsidP="00A21C56">
      <w:pPr>
        <w:pStyle w:val="Ttulo1"/>
      </w:pPr>
      <w:bookmarkStart w:id="1" w:name="_Toc209630474"/>
      <w:r w:rsidRPr="0005169F">
        <w:t>Histórico de Versões</w:t>
      </w:r>
      <w:bookmarkEnd w:id="1"/>
    </w:p>
    <w:tbl>
      <w:tblPr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7"/>
        <w:gridCol w:w="1271"/>
        <w:gridCol w:w="4560"/>
        <w:gridCol w:w="1241"/>
      </w:tblGrid>
      <w:tr w:rsidR="00EA6DFA" w:rsidRPr="0005169F" w14:paraId="51A21D32" w14:textId="77777777" w:rsidTr="007A7166">
        <w:trPr>
          <w:trHeight w:val="58"/>
        </w:trPr>
        <w:tc>
          <w:tcPr>
            <w:tcW w:w="2357" w:type="dxa"/>
          </w:tcPr>
          <w:p w14:paraId="019F7016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Data</w:t>
            </w:r>
          </w:p>
        </w:tc>
        <w:tc>
          <w:tcPr>
            <w:tcW w:w="1271" w:type="dxa"/>
          </w:tcPr>
          <w:p w14:paraId="5C9BB59C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Versão</w:t>
            </w:r>
          </w:p>
        </w:tc>
        <w:tc>
          <w:tcPr>
            <w:tcW w:w="4560" w:type="dxa"/>
          </w:tcPr>
          <w:p w14:paraId="5C9315A9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Descrição</w:t>
            </w:r>
          </w:p>
        </w:tc>
        <w:tc>
          <w:tcPr>
            <w:tcW w:w="1241" w:type="dxa"/>
          </w:tcPr>
          <w:p w14:paraId="11B2E098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Autor</w:t>
            </w:r>
          </w:p>
        </w:tc>
      </w:tr>
      <w:tr w:rsidR="00EA6DFA" w:rsidRPr="0005169F" w14:paraId="354504B4" w14:textId="77777777" w:rsidTr="006C42E5">
        <w:trPr>
          <w:trHeight w:val="463"/>
        </w:trPr>
        <w:tc>
          <w:tcPr>
            <w:tcW w:w="2357" w:type="dxa"/>
          </w:tcPr>
          <w:p w14:paraId="5346E473" w14:textId="77777777" w:rsidR="00EA6DFA" w:rsidRPr="0005169F" w:rsidRDefault="00EA6DFA">
            <w:r w:rsidRPr="0005169F">
              <w:t>03/08/2025</w:t>
            </w:r>
          </w:p>
        </w:tc>
        <w:tc>
          <w:tcPr>
            <w:tcW w:w="1271" w:type="dxa"/>
          </w:tcPr>
          <w:p w14:paraId="61B6EF16" w14:textId="77777777" w:rsidR="00EA6DFA" w:rsidRPr="0005169F" w:rsidRDefault="00EA6DFA">
            <w:r w:rsidRPr="0005169F">
              <w:t>1.1</w:t>
            </w:r>
          </w:p>
        </w:tc>
        <w:tc>
          <w:tcPr>
            <w:tcW w:w="4560" w:type="dxa"/>
          </w:tcPr>
          <w:p w14:paraId="41FEFAA1" w14:textId="18E0340F" w:rsidR="00EA6DFA" w:rsidRPr="0005169F" w:rsidRDefault="00E21C30">
            <w:r>
              <w:t xml:space="preserve">Criados </w:t>
            </w:r>
            <w:r w:rsidR="006C631C">
              <w:t>casos de teste</w:t>
            </w:r>
            <w:r>
              <w:t xml:space="preserve"> de 01 até 04</w:t>
            </w:r>
          </w:p>
        </w:tc>
        <w:tc>
          <w:tcPr>
            <w:tcW w:w="1241" w:type="dxa"/>
          </w:tcPr>
          <w:p w14:paraId="6DE1D1F2" w14:textId="77777777" w:rsidR="00EA6DFA" w:rsidRPr="0005169F" w:rsidRDefault="00EA6DFA">
            <w:r w:rsidRPr="0005169F">
              <w:t>Elisângela Mangueira</w:t>
            </w:r>
          </w:p>
        </w:tc>
      </w:tr>
      <w:tr w:rsidR="00EA6DFA" w:rsidRPr="0005169F" w14:paraId="60F3383E" w14:textId="77777777" w:rsidTr="006C42E5">
        <w:trPr>
          <w:trHeight w:val="78"/>
        </w:trPr>
        <w:tc>
          <w:tcPr>
            <w:tcW w:w="2357" w:type="dxa"/>
          </w:tcPr>
          <w:p w14:paraId="33D23852" w14:textId="77777777" w:rsidR="00EA6DFA" w:rsidRPr="0005169F" w:rsidRDefault="00EA6DFA">
            <w:r w:rsidRPr="0005169F">
              <w:t>04/08/2025</w:t>
            </w:r>
          </w:p>
        </w:tc>
        <w:tc>
          <w:tcPr>
            <w:tcW w:w="1271" w:type="dxa"/>
          </w:tcPr>
          <w:p w14:paraId="22C76DD8" w14:textId="77777777" w:rsidR="00EA6DFA" w:rsidRPr="0005169F" w:rsidRDefault="00EA6DFA">
            <w:r w:rsidRPr="0005169F">
              <w:t>1.2</w:t>
            </w:r>
          </w:p>
        </w:tc>
        <w:tc>
          <w:tcPr>
            <w:tcW w:w="4560" w:type="dxa"/>
          </w:tcPr>
          <w:p w14:paraId="57CDB8F4" w14:textId="23DE5B17" w:rsidR="00EA6DFA" w:rsidRPr="0005169F" w:rsidRDefault="00E21C30">
            <w:r>
              <w:t xml:space="preserve">Criados </w:t>
            </w:r>
            <w:r w:rsidR="006C631C">
              <w:t xml:space="preserve">casos de teste </w:t>
            </w:r>
            <w:r>
              <w:t>de 05 até 08</w:t>
            </w:r>
          </w:p>
        </w:tc>
        <w:tc>
          <w:tcPr>
            <w:tcW w:w="1241" w:type="dxa"/>
          </w:tcPr>
          <w:p w14:paraId="0A3D5F68" w14:textId="77777777" w:rsidR="00EA6DFA" w:rsidRPr="0005169F" w:rsidRDefault="00EA6DFA">
            <w:r w:rsidRPr="0005169F">
              <w:t>Elisângela Mangueira</w:t>
            </w:r>
          </w:p>
        </w:tc>
      </w:tr>
      <w:tr w:rsidR="00EA6DFA" w:rsidRPr="0005169F" w14:paraId="1B7DBD0E" w14:textId="77777777" w:rsidTr="006C42E5">
        <w:trPr>
          <w:trHeight w:val="415"/>
        </w:trPr>
        <w:tc>
          <w:tcPr>
            <w:tcW w:w="2357" w:type="dxa"/>
          </w:tcPr>
          <w:p w14:paraId="6DC18E58" w14:textId="77777777" w:rsidR="00EA6DFA" w:rsidRPr="0005169F" w:rsidRDefault="00EA6DFA">
            <w:r w:rsidRPr="0005169F">
              <w:t>06/08/2025</w:t>
            </w:r>
          </w:p>
        </w:tc>
        <w:tc>
          <w:tcPr>
            <w:tcW w:w="1271" w:type="dxa"/>
          </w:tcPr>
          <w:p w14:paraId="357EAE6B" w14:textId="77777777" w:rsidR="00EA6DFA" w:rsidRPr="0005169F" w:rsidRDefault="00EA6DFA">
            <w:r w:rsidRPr="0005169F">
              <w:t>1.3</w:t>
            </w:r>
          </w:p>
        </w:tc>
        <w:tc>
          <w:tcPr>
            <w:tcW w:w="4560" w:type="dxa"/>
          </w:tcPr>
          <w:p w14:paraId="57F620CD" w14:textId="7001BDF3" w:rsidR="00EA6DFA" w:rsidRPr="0005169F" w:rsidRDefault="00E21C30">
            <w:r>
              <w:t xml:space="preserve">Criados </w:t>
            </w:r>
            <w:r w:rsidR="006C631C">
              <w:t xml:space="preserve">casos de teste </w:t>
            </w:r>
            <w:r>
              <w:t xml:space="preserve">de 09 até </w:t>
            </w:r>
            <w:r w:rsidR="006C631C">
              <w:t>11</w:t>
            </w:r>
          </w:p>
        </w:tc>
        <w:tc>
          <w:tcPr>
            <w:tcW w:w="1241" w:type="dxa"/>
          </w:tcPr>
          <w:p w14:paraId="185541D3" w14:textId="77777777" w:rsidR="00EA6DFA" w:rsidRPr="0005169F" w:rsidRDefault="00EA6DFA">
            <w:r w:rsidRPr="0005169F">
              <w:t>Elisângela Mangueira</w:t>
            </w:r>
          </w:p>
        </w:tc>
      </w:tr>
    </w:tbl>
    <w:p w14:paraId="662C8A0A" w14:textId="77777777" w:rsidR="00A21C56" w:rsidRPr="0005169F" w:rsidRDefault="00A21C56">
      <w:pPr>
        <w:pStyle w:val="Ttulo2"/>
      </w:pPr>
    </w:p>
    <w:p w14:paraId="23094FC0" w14:textId="77777777" w:rsidR="00A21C56" w:rsidRPr="0005169F" w:rsidRDefault="00A21C5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5169F">
        <w:br w:type="page"/>
      </w:r>
    </w:p>
    <w:p w14:paraId="5568E392" w14:textId="5FBBCBD6" w:rsidR="003445D0" w:rsidRPr="0005169F" w:rsidRDefault="005F1677" w:rsidP="00C83B5B">
      <w:pPr>
        <w:pStyle w:val="Ttulo1"/>
      </w:pPr>
      <w:bookmarkStart w:id="2" w:name="_Toc209630475"/>
      <w:r w:rsidRPr="0005169F">
        <w:lastRenderedPageBreak/>
        <w:t>Cen</w:t>
      </w:r>
      <w:r w:rsidR="002302B6" w:rsidRPr="0005169F">
        <w:t>á</w:t>
      </w:r>
      <w:r w:rsidRPr="0005169F">
        <w:t>rios de Testes</w:t>
      </w:r>
      <w:bookmarkEnd w:id="2"/>
    </w:p>
    <w:p w14:paraId="36822161" w14:textId="26962D2F" w:rsidR="005E3786" w:rsidRPr="0005169F" w:rsidRDefault="00903938">
      <w:pPr>
        <w:pStyle w:val="Ttulo2"/>
      </w:pPr>
      <w:bookmarkStart w:id="3" w:name="_Toc209630476"/>
      <w:r w:rsidRPr="0005169F">
        <w:t xml:space="preserve">CT001 </w:t>
      </w:r>
      <w:r w:rsidR="005D7502" w:rsidRPr="0005169F">
        <w:t>–</w:t>
      </w:r>
      <w:r w:rsidRPr="0005169F">
        <w:t xml:space="preserve"> Inserir</w:t>
      </w:r>
      <w:r w:rsidR="005D7502" w:rsidRPr="0005169F">
        <w:t xml:space="preserve"> pessoa</w:t>
      </w:r>
      <w:r w:rsidR="00014645" w:rsidRPr="0005169F">
        <w:t xml:space="preserve"> com sucesso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66A502EE" w14:textId="77777777" w:rsidTr="00D047A6">
        <w:tc>
          <w:tcPr>
            <w:tcW w:w="2235" w:type="dxa"/>
          </w:tcPr>
          <w:p w14:paraId="3947579C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00F8DF8E" w14:textId="636E1A52" w:rsidR="005E3786" w:rsidRPr="0005169F" w:rsidRDefault="00463870">
            <w:r w:rsidRPr="0005169F">
              <w:t>Inserir dados de nova pessoa no sistema.</w:t>
            </w:r>
          </w:p>
        </w:tc>
      </w:tr>
      <w:tr w:rsidR="005E3786" w:rsidRPr="0005169F" w14:paraId="3D2ADB4E" w14:textId="77777777" w:rsidTr="00D047A6">
        <w:tc>
          <w:tcPr>
            <w:tcW w:w="2235" w:type="dxa"/>
          </w:tcPr>
          <w:p w14:paraId="636E5514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1AC2C5CC" w14:textId="392D5816" w:rsidR="005E3786" w:rsidRPr="0005169F" w:rsidRDefault="008C7A0A">
            <w:r w:rsidRPr="0005169F">
              <w:t>1 – Abrir a aplicação</w:t>
            </w:r>
            <w:r w:rsidRPr="0005169F">
              <w:br/>
              <w:t>2 – Inserir os dados nos campos Nome, E-mail, Telefone, CPF</w:t>
            </w:r>
            <w:r w:rsidRPr="0005169F">
              <w:br/>
              <w:t>3 – Clicar no botão inserir</w:t>
            </w:r>
            <w:r w:rsidRPr="0005169F">
              <w:br/>
              <w:t>4 – O sistema precisa emitir mensagem de sucesso</w:t>
            </w:r>
            <w:r w:rsidRPr="0005169F">
              <w:br/>
              <w:t>5 – Verificar no banco de dados se o cadastro foi inserido</w:t>
            </w:r>
          </w:p>
        </w:tc>
      </w:tr>
      <w:tr w:rsidR="005E3786" w:rsidRPr="0005169F" w14:paraId="3512594E" w14:textId="77777777" w:rsidTr="00D047A6">
        <w:tc>
          <w:tcPr>
            <w:tcW w:w="2235" w:type="dxa"/>
          </w:tcPr>
          <w:p w14:paraId="302C2205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2821D5C3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16526A0" w14:textId="77777777" w:rsidTr="00D047A6">
        <w:tc>
          <w:tcPr>
            <w:tcW w:w="2235" w:type="dxa"/>
          </w:tcPr>
          <w:p w14:paraId="1BF8D968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34B93CFB" w14:textId="5F36176B" w:rsidR="005E3786" w:rsidRPr="0005169F" w:rsidRDefault="008C7A0A">
            <w:r w:rsidRPr="0005169F">
              <w:t>Cadastro inserido corretamente no banco de dados após mensagem de sucesso</w:t>
            </w:r>
          </w:p>
        </w:tc>
      </w:tr>
      <w:tr w:rsidR="005E3786" w:rsidRPr="0005169F" w14:paraId="5D7B7DDE" w14:textId="77777777" w:rsidTr="00D047A6">
        <w:tc>
          <w:tcPr>
            <w:tcW w:w="2235" w:type="dxa"/>
          </w:tcPr>
          <w:p w14:paraId="60879FDD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4E0CD606" w14:textId="5FB019E1" w:rsidR="005E3786" w:rsidRPr="0005169F" w:rsidRDefault="00C15C98">
            <w:r w:rsidRPr="00C15C98">
              <w:t>Não é possível cadastrar usuário na plataforma apresentando mensagem de erro no processo. Segue evidência de “Erro”</w:t>
            </w:r>
          </w:p>
        </w:tc>
      </w:tr>
      <w:tr w:rsidR="005E3786" w:rsidRPr="0005169F" w14:paraId="3790F94B" w14:textId="77777777" w:rsidTr="00D047A6">
        <w:tc>
          <w:tcPr>
            <w:tcW w:w="2235" w:type="dxa"/>
          </w:tcPr>
          <w:p w14:paraId="659897BF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2A025C05" w14:textId="66072D2B" w:rsidR="005E3786" w:rsidRPr="0005169F" w:rsidRDefault="00C15C98">
            <w:pPr>
              <w:rPr>
                <w:b/>
                <w:bCs/>
              </w:rPr>
            </w:pPr>
            <w:r w:rsidRPr="00C15C98">
              <w:rPr>
                <w:b/>
                <w:bCs/>
                <w:color w:val="EE0000"/>
              </w:rPr>
              <w:t>Erro</w:t>
            </w:r>
          </w:p>
        </w:tc>
      </w:tr>
    </w:tbl>
    <w:p w14:paraId="1A6050FF" w14:textId="77777777" w:rsidR="00761781" w:rsidRDefault="00761781" w:rsidP="00761781"/>
    <w:p w14:paraId="228ED2F1" w14:textId="0BA02962" w:rsidR="00C15C98" w:rsidRDefault="00761781" w:rsidP="00761781">
      <w:r>
        <w:rPr>
          <w:noProof/>
          <w:bdr w:val="none" w:sz="0" w:space="0" w:color="auto" w:frame="1"/>
        </w:rPr>
        <w:drawing>
          <wp:inline distT="0" distB="0" distL="0" distR="0" wp14:anchorId="589B0D13" wp14:editId="07D9F844">
            <wp:extent cx="1840523" cy="2608812"/>
            <wp:effectExtent l="0" t="0" r="7620" b="1270"/>
            <wp:docPr id="125123984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810" cy="263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850B" w14:textId="5C3F32DA" w:rsidR="005E3786" w:rsidRPr="0005169F" w:rsidRDefault="00465533">
      <w:pPr>
        <w:pStyle w:val="Ttulo2"/>
      </w:pPr>
      <w:bookmarkStart w:id="4" w:name="_Toc209630477"/>
      <w:r w:rsidRPr="0005169F">
        <w:t xml:space="preserve">CT002 </w:t>
      </w:r>
      <w:r w:rsidR="00B734CE" w:rsidRPr="0005169F">
        <w:t>–</w:t>
      </w:r>
      <w:r w:rsidRPr="0005169F">
        <w:t xml:space="preserve"> </w:t>
      </w:r>
      <w:del w:id="5" w:author="Microsoft Word" w:date="2025-09-23T15:44:00Z" w16du:dateUtc="2025-09-23T18:44:00Z">
        <w:r w:rsidRPr="0005169F">
          <w:delText>Altera</w:delText>
        </w:r>
        <w:r w:rsidR="00B734CE" w:rsidRPr="0005169F">
          <w:delText>ção de cadastro de</w:delText>
        </w:r>
      </w:del>
      <w:ins w:id="6" w:author="Microsoft Word" w:date="2025-09-23T15:44:00Z" w16du:dateUtc="2025-09-23T18:44:00Z">
        <w:r w:rsidRPr="0005169F">
          <w:t>Altera</w:t>
        </w:r>
        <w:r w:rsidR="00385ED0" w:rsidRPr="0005169F">
          <w:t>r</w:t>
        </w:r>
      </w:ins>
      <w:r w:rsidR="00B734CE" w:rsidRPr="0005169F">
        <w:t xml:space="preserve"> </w:t>
      </w:r>
      <w:r w:rsidR="008737AE" w:rsidRPr="0005169F">
        <w:t>pessoa</w:t>
      </w:r>
      <w:ins w:id="7" w:author="Microsoft Word" w:date="2025-09-23T15:44:00Z" w16du:dateUtc="2025-09-23T18:44:00Z">
        <w:r w:rsidR="00385ED0" w:rsidRPr="0005169F">
          <w:t xml:space="preserve"> com sucesso</w:t>
        </w:r>
      </w:ins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5A55B50B" w14:textId="77777777" w:rsidTr="00C13FD9">
        <w:tc>
          <w:tcPr>
            <w:tcW w:w="2235" w:type="dxa"/>
          </w:tcPr>
          <w:p w14:paraId="74D4C5D1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21B5E66D" w14:textId="77777777" w:rsidR="005E3786" w:rsidRPr="0005169F" w:rsidRDefault="008C7A0A">
            <w:r w:rsidRPr="0005169F">
              <w:t>Permitir alterar dados de um usuário já cadastrado.</w:t>
            </w:r>
          </w:p>
        </w:tc>
      </w:tr>
      <w:tr w:rsidR="005E3786" w:rsidRPr="0005169F" w14:paraId="07C65815" w14:textId="77777777" w:rsidTr="00C13FD9">
        <w:tc>
          <w:tcPr>
            <w:tcW w:w="2235" w:type="dxa"/>
          </w:tcPr>
          <w:p w14:paraId="250F51D9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57C3A60E" w14:textId="1652ADF1" w:rsidR="005E3786" w:rsidRPr="0005169F" w:rsidRDefault="008C7A0A">
            <w:r w:rsidRPr="0005169F">
              <w:t>1 – Abrir a aplicação</w:t>
            </w:r>
            <w:r w:rsidRPr="0005169F">
              <w:br/>
              <w:t>2 – Inserir os dados nos campos Nome, Email, Telefone, CPF</w:t>
            </w:r>
            <w:r w:rsidRPr="0005169F">
              <w:br/>
              <w:t>3 – Clicar no botão alterar</w:t>
            </w:r>
            <w:r w:rsidRPr="0005169F">
              <w:br/>
              <w:t>4 – Alterar os campos e verificar</w:t>
            </w:r>
            <w:r w:rsidRPr="0005169F">
              <w:br/>
              <w:t>5 – O sistema precisa emitir mensagem de sucesso</w:t>
            </w:r>
            <w:r w:rsidRPr="0005169F">
              <w:br/>
              <w:t>6 – Verificar no banco de dados se o cadastro foi alterado</w:t>
            </w:r>
          </w:p>
        </w:tc>
      </w:tr>
      <w:tr w:rsidR="005E3786" w:rsidRPr="0005169F" w14:paraId="7A3976E1" w14:textId="77777777" w:rsidTr="00C13FD9">
        <w:tc>
          <w:tcPr>
            <w:tcW w:w="2235" w:type="dxa"/>
          </w:tcPr>
          <w:p w14:paraId="5F2DCDCE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7B3D502B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186628E2" w14:textId="77777777" w:rsidTr="00C13FD9">
        <w:tc>
          <w:tcPr>
            <w:tcW w:w="2235" w:type="dxa"/>
          </w:tcPr>
          <w:p w14:paraId="0992A049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591BBE73" w14:textId="73BC3538" w:rsidR="005E3786" w:rsidRPr="0005169F" w:rsidRDefault="008C7A0A">
            <w:r w:rsidRPr="0005169F">
              <w:t>Alteração salva corretamente no banco de dados</w:t>
            </w:r>
          </w:p>
        </w:tc>
      </w:tr>
      <w:tr w:rsidR="005E3786" w:rsidRPr="0005169F" w14:paraId="08BCA994" w14:textId="77777777" w:rsidTr="00C13FD9">
        <w:tc>
          <w:tcPr>
            <w:tcW w:w="2235" w:type="dxa"/>
          </w:tcPr>
          <w:p w14:paraId="223B172F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4FF51893" w14:textId="5B3E1D72" w:rsidR="005E3786" w:rsidRPr="0005169F" w:rsidRDefault="0049427F">
            <w:r w:rsidRPr="0049427F">
              <w:t>Não é possível fazer alteração no cadastro do usuário na aplicação, mensagem de erro. Segue evidência de erro apresentado</w:t>
            </w:r>
          </w:p>
        </w:tc>
      </w:tr>
      <w:tr w:rsidR="005E3786" w:rsidRPr="0005169F" w14:paraId="5EAAF603" w14:textId="77777777" w:rsidTr="00C13FD9">
        <w:tc>
          <w:tcPr>
            <w:tcW w:w="2235" w:type="dxa"/>
          </w:tcPr>
          <w:p w14:paraId="48C25501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6243D0B7" w14:textId="23B8C8AC" w:rsidR="005E3786" w:rsidRPr="0005169F" w:rsidRDefault="0049427F">
            <w:pPr>
              <w:rPr>
                <w:b/>
                <w:bCs/>
                <w:color w:val="00B050"/>
              </w:rPr>
            </w:pPr>
            <w:r w:rsidRPr="0049427F">
              <w:rPr>
                <w:b/>
                <w:bCs/>
                <w:color w:val="EE0000"/>
              </w:rPr>
              <w:t>Erro</w:t>
            </w:r>
          </w:p>
        </w:tc>
      </w:tr>
    </w:tbl>
    <w:p w14:paraId="5DB94DB8" w14:textId="7366194E" w:rsidR="0049427F" w:rsidRDefault="00AD527C" w:rsidP="00AD527C">
      <w:r>
        <w:rPr>
          <w:noProof/>
          <w:bdr w:val="none" w:sz="0" w:space="0" w:color="auto" w:frame="1"/>
        </w:rPr>
        <w:drawing>
          <wp:inline distT="0" distB="0" distL="0" distR="0" wp14:anchorId="2928ABB0" wp14:editId="27BFA7CA">
            <wp:extent cx="1881554" cy="2700399"/>
            <wp:effectExtent l="0" t="0" r="4445" b="5080"/>
            <wp:docPr id="88807596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259" cy="272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C2C1" w14:textId="28E77473" w:rsidR="005E3786" w:rsidRPr="0005169F" w:rsidRDefault="00465533">
      <w:pPr>
        <w:pStyle w:val="Ttulo2"/>
      </w:pPr>
      <w:bookmarkStart w:id="8" w:name="_Toc209630478"/>
      <w:r w:rsidRPr="0005169F">
        <w:t xml:space="preserve">CT003 </w:t>
      </w:r>
      <w:r w:rsidR="0082675D" w:rsidRPr="0005169F">
        <w:t>–</w:t>
      </w:r>
      <w:r w:rsidRPr="0005169F">
        <w:t xml:space="preserve"> Consultar</w:t>
      </w:r>
      <w:r w:rsidR="0082675D" w:rsidRPr="0005169F">
        <w:t xml:space="preserve"> pessoa</w:t>
      </w:r>
      <w:ins w:id="9" w:author="Microsoft Word" w:date="2025-09-23T15:44:00Z" w16du:dateUtc="2025-09-23T18:44:00Z">
        <w:r w:rsidR="0082675D" w:rsidRPr="0005169F">
          <w:t xml:space="preserve"> com sucesso</w:t>
        </w:r>
      </w:ins>
      <w:bookmarkEnd w:id="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D0C22BB" w14:textId="77777777" w:rsidTr="00C13FD9">
        <w:tc>
          <w:tcPr>
            <w:tcW w:w="2235" w:type="dxa"/>
          </w:tcPr>
          <w:p w14:paraId="01B85503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17A200FA" w14:textId="77777777" w:rsidR="005E3786" w:rsidRPr="0005169F" w:rsidRDefault="008C7A0A">
            <w:r w:rsidRPr="0005169F">
              <w:t>Consultar dados de usuário já cadastrado.</w:t>
            </w:r>
          </w:p>
        </w:tc>
      </w:tr>
      <w:tr w:rsidR="005E3786" w:rsidRPr="0005169F" w14:paraId="666EC709" w14:textId="77777777" w:rsidTr="00C13FD9">
        <w:tc>
          <w:tcPr>
            <w:tcW w:w="2235" w:type="dxa"/>
          </w:tcPr>
          <w:p w14:paraId="159D3B59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4BFA8FE3" w14:textId="38C80D76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no botão consultar</w:t>
            </w:r>
            <w:r w:rsidRPr="0005169F">
              <w:br/>
              <w:t>4 – Deve aparecer o cadastro do usuário</w:t>
            </w:r>
          </w:p>
        </w:tc>
      </w:tr>
      <w:tr w:rsidR="005E3786" w:rsidRPr="0005169F" w14:paraId="514F5658" w14:textId="77777777" w:rsidTr="00C13FD9">
        <w:tc>
          <w:tcPr>
            <w:tcW w:w="2235" w:type="dxa"/>
          </w:tcPr>
          <w:p w14:paraId="42D6A0BA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3EE0CE18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E2003C7" w14:textId="77777777" w:rsidTr="00C13FD9">
        <w:tc>
          <w:tcPr>
            <w:tcW w:w="2235" w:type="dxa"/>
          </w:tcPr>
          <w:p w14:paraId="6BB04FD3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65F33408" w14:textId="78D905FF" w:rsidR="005E3786" w:rsidRPr="0005169F" w:rsidRDefault="008C7A0A">
            <w:r w:rsidRPr="0005169F">
              <w:t>Consulta deve retornar corretamente os dados cadastrados</w:t>
            </w:r>
          </w:p>
        </w:tc>
      </w:tr>
      <w:tr w:rsidR="005E3786" w:rsidRPr="0005169F" w14:paraId="2806BAE9" w14:textId="77777777" w:rsidTr="00C13FD9">
        <w:tc>
          <w:tcPr>
            <w:tcW w:w="2235" w:type="dxa"/>
          </w:tcPr>
          <w:p w14:paraId="6D3DC035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7503A610" w14:textId="12B073B4" w:rsidR="005E3786" w:rsidRPr="0005169F" w:rsidRDefault="00880F68">
            <w:r w:rsidRPr="00880F68">
              <w:t xml:space="preserve">Não permite consultar o cadastro de </w:t>
            </w:r>
            <w:r w:rsidR="006B0355">
              <w:t>pessoa</w:t>
            </w:r>
            <w:r w:rsidRPr="00880F68">
              <w:t>, exib</w:t>
            </w:r>
            <w:r w:rsidR="00D91A66">
              <w:t>e</w:t>
            </w:r>
            <w:r w:rsidRPr="00880F68">
              <w:t xml:space="preserve"> mensagem de erro </w:t>
            </w:r>
          </w:p>
        </w:tc>
      </w:tr>
      <w:tr w:rsidR="005E3786" w:rsidRPr="0005169F" w14:paraId="07F11C3A" w14:textId="77777777" w:rsidTr="00C13FD9">
        <w:tc>
          <w:tcPr>
            <w:tcW w:w="2235" w:type="dxa"/>
          </w:tcPr>
          <w:p w14:paraId="253D434E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A4BC5D4" w14:textId="1D18CE80" w:rsidR="005E3786" w:rsidRPr="0005169F" w:rsidRDefault="00880F68">
            <w:pPr>
              <w:rPr>
                <w:b/>
                <w:bCs/>
                <w:color w:val="00B050"/>
              </w:rPr>
            </w:pPr>
            <w:r w:rsidRPr="00880F68">
              <w:rPr>
                <w:b/>
                <w:bCs/>
                <w:color w:val="EE0000"/>
              </w:rPr>
              <w:t>Erro</w:t>
            </w:r>
          </w:p>
        </w:tc>
      </w:tr>
    </w:tbl>
    <w:p w14:paraId="5434FB2F" w14:textId="77777777" w:rsidR="00D91A66" w:rsidRDefault="00D91A66" w:rsidP="00D91A66"/>
    <w:p w14:paraId="19CA863F" w14:textId="087A3AF8" w:rsidR="00D91A66" w:rsidRDefault="00D91A66" w:rsidP="00D91A66">
      <w:r>
        <w:rPr>
          <w:noProof/>
          <w:bdr w:val="none" w:sz="0" w:space="0" w:color="auto" w:frame="1"/>
        </w:rPr>
        <w:drawing>
          <wp:inline distT="0" distB="0" distL="0" distR="0" wp14:anchorId="33F54799" wp14:editId="2D7B7A07">
            <wp:extent cx="1828800" cy="2328051"/>
            <wp:effectExtent l="0" t="0" r="0" b="0"/>
            <wp:docPr id="51537356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01" cy="235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4981D" w14:textId="098CE1BA" w:rsidR="005E3786" w:rsidRPr="0005169F" w:rsidRDefault="00465533">
      <w:pPr>
        <w:pStyle w:val="Ttulo2"/>
      </w:pPr>
      <w:bookmarkStart w:id="10" w:name="_Toc209630479"/>
      <w:r w:rsidRPr="0005169F">
        <w:t xml:space="preserve">CT004 </w:t>
      </w:r>
      <w:r w:rsidR="0082675D" w:rsidRPr="0005169F">
        <w:t>–</w:t>
      </w:r>
      <w:r w:rsidRPr="0005169F">
        <w:t xml:space="preserve"> Excluir</w:t>
      </w:r>
      <w:r w:rsidR="0082675D" w:rsidRPr="0005169F">
        <w:t xml:space="preserve"> pessoa</w:t>
      </w:r>
      <w:ins w:id="11" w:author="Microsoft Word" w:date="2025-09-23T15:44:00Z" w16du:dateUtc="2025-09-23T18:44:00Z">
        <w:r w:rsidR="0082675D" w:rsidRPr="0005169F">
          <w:t xml:space="preserve"> com sucesso</w:t>
        </w:r>
      </w:ins>
      <w:bookmarkEnd w:id="1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4EC112D0" w14:textId="77777777" w:rsidTr="00C13FD9">
        <w:tc>
          <w:tcPr>
            <w:tcW w:w="2235" w:type="dxa"/>
          </w:tcPr>
          <w:p w14:paraId="41DC6F78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40AD2DC1" w14:textId="77777777" w:rsidR="005E3786" w:rsidRPr="0005169F" w:rsidRDefault="008C7A0A">
            <w:r w:rsidRPr="0005169F">
              <w:t>Excluir cadastro de usuário da plataforma.</w:t>
            </w:r>
          </w:p>
        </w:tc>
      </w:tr>
      <w:tr w:rsidR="005E3786" w:rsidRPr="0005169F" w14:paraId="1CF2B585" w14:textId="77777777" w:rsidTr="00C13FD9">
        <w:tc>
          <w:tcPr>
            <w:tcW w:w="2235" w:type="dxa"/>
          </w:tcPr>
          <w:p w14:paraId="5FFB9D43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52CCFC2A" w14:textId="7D23F67B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no botão excluir</w:t>
            </w:r>
            <w:r w:rsidRPr="0005169F">
              <w:br/>
              <w:t>4 – Mensagem de sucesso deve aparecer</w:t>
            </w:r>
            <w:r w:rsidRPr="0005169F">
              <w:br/>
              <w:t>5 – Verificar se o cadastro foi excluído no banco de dados</w:t>
            </w:r>
          </w:p>
        </w:tc>
      </w:tr>
      <w:tr w:rsidR="005E3786" w:rsidRPr="0005169F" w14:paraId="6777B50D" w14:textId="77777777" w:rsidTr="00C13FD9">
        <w:tc>
          <w:tcPr>
            <w:tcW w:w="2235" w:type="dxa"/>
          </w:tcPr>
          <w:p w14:paraId="262A7620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4602760D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7B2FECDF" w14:textId="77777777" w:rsidTr="00C13FD9">
        <w:tc>
          <w:tcPr>
            <w:tcW w:w="2235" w:type="dxa"/>
          </w:tcPr>
          <w:p w14:paraId="766995E0" w14:textId="77777777" w:rsidR="005E3786" w:rsidRPr="0005169F" w:rsidRDefault="008C7A0A">
            <w:r w:rsidRPr="0005169F">
              <w:lastRenderedPageBreak/>
              <w:t>Resultado Esperado</w:t>
            </w:r>
          </w:p>
        </w:tc>
        <w:tc>
          <w:tcPr>
            <w:tcW w:w="6405" w:type="dxa"/>
          </w:tcPr>
          <w:p w14:paraId="4BA7B0A1" w14:textId="77777777" w:rsidR="005E3786" w:rsidRPr="0005169F" w:rsidRDefault="008C7A0A">
            <w:r w:rsidRPr="0005169F">
              <w:t>Cadastro excluído com sucesso no banco de dados.</w:t>
            </w:r>
          </w:p>
        </w:tc>
      </w:tr>
      <w:tr w:rsidR="005E3786" w:rsidRPr="0005169F" w14:paraId="308D1636" w14:textId="77777777" w:rsidTr="00C13FD9">
        <w:tc>
          <w:tcPr>
            <w:tcW w:w="2235" w:type="dxa"/>
          </w:tcPr>
          <w:p w14:paraId="789F25CA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0C799D1D" w14:textId="1482B484" w:rsidR="005E3786" w:rsidRPr="0005169F" w:rsidRDefault="00E3032A">
            <w:r w:rsidRPr="00E3032A">
              <w:t>Não é possível excluir cadastro do usuário, exibida mensagem de erro. Segue evidência do erro</w:t>
            </w:r>
          </w:p>
        </w:tc>
      </w:tr>
      <w:tr w:rsidR="005E3786" w:rsidRPr="0005169F" w14:paraId="2B96FFE8" w14:textId="77777777" w:rsidTr="00C13FD9">
        <w:tc>
          <w:tcPr>
            <w:tcW w:w="2235" w:type="dxa"/>
          </w:tcPr>
          <w:p w14:paraId="2F99E3B2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DC0E17B" w14:textId="4FA64A63" w:rsidR="005E3786" w:rsidRPr="0005169F" w:rsidRDefault="00E3032A">
            <w:pPr>
              <w:rPr>
                <w:b/>
                <w:bCs/>
                <w:color w:val="00B050"/>
              </w:rPr>
            </w:pPr>
            <w:r w:rsidRPr="00E3032A">
              <w:rPr>
                <w:b/>
                <w:bCs/>
                <w:color w:val="EE0000"/>
              </w:rPr>
              <w:t>Erro</w:t>
            </w:r>
          </w:p>
        </w:tc>
      </w:tr>
    </w:tbl>
    <w:p w14:paraId="5ED76877" w14:textId="77777777" w:rsidR="006A634E" w:rsidRDefault="006A634E" w:rsidP="006A634E"/>
    <w:p w14:paraId="157D30F7" w14:textId="7F78F838" w:rsidR="00E3032A" w:rsidRDefault="00C34602" w:rsidP="006A634E">
      <w:r>
        <w:rPr>
          <w:noProof/>
          <w:bdr w:val="none" w:sz="0" w:space="0" w:color="auto" w:frame="1"/>
        </w:rPr>
        <w:drawing>
          <wp:inline distT="0" distB="0" distL="0" distR="0" wp14:anchorId="7E464A1A" wp14:editId="1A06FBE3">
            <wp:extent cx="2127738" cy="2558415"/>
            <wp:effectExtent l="0" t="0" r="6350" b="0"/>
            <wp:docPr id="1337592224" name="Imagem 9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2224" name="Imagem 9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349" cy="2575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210D" w14:textId="7ECC3D02" w:rsidR="005E3786" w:rsidRPr="0005169F" w:rsidRDefault="00465533">
      <w:pPr>
        <w:pStyle w:val="Ttulo2"/>
      </w:pPr>
      <w:bookmarkStart w:id="12" w:name="_Toc209630480"/>
      <w:r w:rsidRPr="0005169F">
        <w:t xml:space="preserve">CT005 - Consultar lista de </w:t>
      </w:r>
      <w:r w:rsidR="002D4072" w:rsidRPr="0005169F">
        <w:t>pessoas</w:t>
      </w:r>
      <w:ins w:id="13" w:author="Microsoft Word" w:date="2025-09-23T15:44:00Z" w16du:dateUtc="2025-09-23T18:44:00Z">
        <w:r w:rsidR="002D4072" w:rsidRPr="0005169F">
          <w:t xml:space="preserve"> com sucesso</w:t>
        </w:r>
      </w:ins>
      <w:bookmarkEnd w:id="1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0C79A280" w14:textId="77777777" w:rsidTr="00C13FD9">
        <w:tc>
          <w:tcPr>
            <w:tcW w:w="2235" w:type="dxa"/>
          </w:tcPr>
          <w:p w14:paraId="7CD4CB48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0A878803" w14:textId="77777777" w:rsidR="005E3786" w:rsidRPr="0005169F" w:rsidRDefault="008C7A0A">
            <w:r w:rsidRPr="0005169F">
              <w:t>Consultar lista de dados cadastrados.</w:t>
            </w:r>
          </w:p>
        </w:tc>
      </w:tr>
      <w:tr w:rsidR="005E3786" w:rsidRPr="0005169F" w14:paraId="46BCA25E" w14:textId="77777777" w:rsidTr="00C13FD9">
        <w:tc>
          <w:tcPr>
            <w:tcW w:w="2235" w:type="dxa"/>
          </w:tcPr>
          <w:p w14:paraId="315BBFF3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27DF90A4" w14:textId="75CAEF43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em 'Consultar lista de dados'</w:t>
            </w:r>
            <w:r w:rsidRPr="0005169F">
              <w:br/>
              <w:t>4 – Sistema deve apresentar os dados cadastrados</w:t>
            </w:r>
          </w:p>
        </w:tc>
      </w:tr>
      <w:tr w:rsidR="005E3786" w:rsidRPr="0005169F" w14:paraId="286C6D7E" w14:textId="77777777" w:rsidTr="00C13FD9">
        <w:tc>
          <w:tcPr>
            <w:tcW w:w="2235" w:type="dxa"/>
          </w:tcPr>
          <w:p w14:paraId="4DADD23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2066F25C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0A7C7FF0" w14:textId="77777777" w:rsidTr="00C13FD9">
        <w:tc>
          <w:tcPr>
            <w:tcW w:w="2235" w:type="dxa"/>
          </w:tcPr>
          <w:p w14:paraId="62B14BD8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46B78BD7" w14:textId="13197A5B" w:rsidR="005E3786" w:rsidRPr="0005169F" w:rsidRDefault="008C7A0A">
            <w:r w:rsidRPr="0005169F">
              <w:t>Lista apresentada corretamente</w:t>
            </w:r>
          </w:p>
        </w:tc>
      </w:tr>
      <w:tr w:rsidR="005E3786" w:rsidRPr="0005169F" w14:paraId="3EA4024D" w14:textId="77777777" w:rsidTr="00C13FD9">
        <w:tc>
          <w:tcPr>
            <w:tcW w:w="2235" w:type="dxa"/>
          </w:tcPr>
          <w:p w14:paraId="6544E2F1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1EC31FB4" w14:textId="355B73E2" w:rsidR="005E3786" w:rsidRPr="0005169F" w:rsidRDefault="009542E1">
            <w:r w:rsidRPr="009542E1">
              <w:t xml:space="preserve">Ao executar a </w:t>
            </w:r>
            <w:r w:rsidRPr="009542E1">
              <w:t>função consultar</w:t>
            </w:r>
            <w:r w:rsidRPr="009542E1">
              <w:t xml:space="preserve"> lista de dados, não retorn</w:t>
            </w:r>
            <w:r>
              <w:t xml:space="preserve">a </w:t>
            </w:r>
            <w:r w:rsidRPr="009542E1">
              <w:t>os dados</w:t>
            </w:r>
            <w:r w:rsidR="00796FA3">
              <w:t xml:space="preserve"> de pessoas</w:t>
            </w:r>
            <w:r w:rsidRPr="009542E1">
              <w:t>. E</w:t>
            </w:r>
            <w:r w:rsidR="00796FA3">
              <w:t>mite</w:t>
            </w:r>
            <w:r w:rsidRPr="009542E1">
              <w:t xml:space="preserve"> mensagem de erro, abre caixa de diálogo, clicando novamente no botão exibir lista, </w:t>
            </w:r>
            <w:r w:rsidR="002C233D">
              <w:t>exibe</w:t>
            </w:r>
            <w:r w:rsidRPr="009542E1">
              <w:t xml:space="preserve"> outro erro</w:t>
            </w:r>
          </w:p>
        </w:tc>
      </w:tr>
      <w:tr w:rsidR="005E3786" w:rsidRPr="0005169F" w14:paraId="6A156CD0" w14:textId="77777777" w:rsidTr="00C13FD9">
        <w:tc>
          <w:tcPr>
            <w:tcW w:w="2235" w:type="dxa"/>
          </w:tcPr>
          <w:p w14:paraId="34F90982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50EE8948" w14:textId="6F2975C3" w:rsidR="005E3786" w:rsidRPr="0005169F" w:rsidRDefault="002C233D">
            <w:pPr>
              <w:rPr>
                <w:b/>
                <w:bCs/>
                <w:color w:val="00B050"/>
              </w:rPr>
            </w:pPr>
            <w:r w:rsidRPr="002C233D">
              <w:rPr>
                <w:b/>
                <w:bCs/>
                <w:color w:val="EE0000"/>
              </w:rPr>
              <w:t>Erro</w:t>
            </w:r>
          </w:p>
        </w:tc>
      </w:tr>
    </w:tbl>
    <w:p w14:paraId="20441282" w14:textId="2EFE636E" w:rsidR="002C233D" w:rsidRDefault="00C52069" w:rsidP="00C52069">
      <w:r>
        <w:rPr>
          <w:noProof/>
          <w:bdr w:val="none" w:sz="0" w:space="0" w:color="auto" w:frame="1"/>
        </w:rPr>
        <w:drawing>
          <wp:inline distT="0" distB="0" distL="0" distR="0" wp14:anchorId="22D06DB7" wp14:editId="62FF8BB6">
            <wp:extent cx="1927860" cy="2414954"/>
            <wp:effectExtent l="0" t="0" r="0" b="4445"/>
            <wp:docPr id="16082738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481" cy="244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64682" w14:textId="77777777" w:rsidR="00AB1C44" w:rsidRDefault="00AB1C44" w:rsidP="00AB1C44">
      <w:r>
        <w:rPr>
          <w:noProof/>
          <w:bdr w:val="none" w:sz="0" w:space="0" w:color="auto" w:frame="1"/>
        </w:rPr>
        <w:drawing>
          <wp:inline distT="0" distB="0" distL="0" distR="0" wp14:anchorId="54A75A94" wp14:editId="7ABF171A">
            <wp:extent cx="2409092" cy="1153542"/>
            <wp:effectExtent l="0" t="0" r="0" b="8890"/>
            <wp:docPr id="142299700" name="Imagem 1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9700" name="Imagem 11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727" cy="115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bdr w:val="none" w:sz="0" w:space="0" w:color="auto" w:frame="1"/>
        </w:rPr>
        <w:drawing>
          <wp:inline distT="0" distB="0" distL="0" distR="0" wp14:anchorId="008D2DCC" wp14:editId="543201EE">
            <wp:extent cx="2977662" cy="1391745"/>
            <wp:effectExtent l="0" t="0" r="0" b="0"/>
            <wp:docPr id="1529620768" name="Imagem 1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20768" name="Imagem 12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402" cy="139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69B6" w14:textId="6E86D4CC" w:rsidR="005E3786" w:rsidRPr="0005169F" w:rsidRDefault="00465533">
      <w:pPr>
        <w:pStyle w:val="Ttulo2"/>
      </w:pPr>
      <w:bookmarkStart w:id="14" w:name="_Toc209630481"/>
      <w:r w:rsidRPr="0005169F">
        <w:t>CT006 - Limpar</w:t>
      </w:r>
      <w:r w:rsidR="00E17CD9" w:rsidRPr="0005169F">
        <w:t xml:space="preserve"> campos </w:t>
      </w:r>
      <w:ins w:id="15" w:author="Microsoft Word" w:date="2025-09-23T15:44:00Z" w16du:dateUtc="2025-09-23T18:44:00Z">
        <w:r w:rsidR="00E17CD9" w:rsidRPr="0005169F">
          <w:t>com sucesso</w:t>
        </w:r>
      </w:ins>
      <w:bookmarkEnd w:id="1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27887B4" w14:textId="77777777" w:rsidTr="00C13FD9">
        <w:tc>
          <w:tcPr>
            <w:tcW w:w="2235" w:type="dxa"/>
          </w:tcPr>
          <w:p w14:paraId="38705883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49007AEC" w14:textId="77777777" w:rsidR="005E3786" w:rsidRPr="0005169F" w:rsidRDefault="008C7A0A">
            <w:r w:rsidRPr="0005169F">
              <w:t>Limpar campos preenchidos na aplicação.</w:t>
            </w:r>
          </w:p>
        </w:tc>
      </w:tr>
      <w:tr w:rsidR="005E3786" w:rsidRPr="0005169F" w14:paraId="73B7EE66" w14:textId="77777777" w:rsidTr="00C13FD9">
        <w:tc>
          <w:tcPr>
            <w:tcW w:w="2235" w:type="dxa"/>
          </w:tcPr>
          <w:p w14:paraId="54FAC14E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32D6C107" w14:textId="7AE4F876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em 'Limpar'</w:t>
            </w:r>
            <w:r w:rsidRPr="0005169F">
              <w:br/>
              <w:t>4 – Sistema deve limpar todos os campos</w:t>
            </w:r>
          </w:p>
        </w:tc>
      </w:tr>
      <w:tr w:rsidR="005E3786" w:rsidRPr="0005169F" w14:paraId="21BDE38F" w14:textId="77777777" w:rsidTr="00C13FD9">
        <w:tc>
          <w:tcPr>
            <w:tcW w:w="2235" w:type="dxa"/>
          </w:tcPr>
          <w:p w14:paraId="7241BC7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5EE8BD95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750D082" w14:textId="77777777" w:rsidTr="00C13FD9">
        <w:tc>
          <w:tcPr>
            <w:tcW w:w="2235" w:type="dxa"/>
          </w:tcPr>
          <w:p w14:paraId="0CCFA40B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14D4EB3A" w14:textId="77777777" w:rsidR="005E3786" w:rsidRPr="0005169F" w:rsidRDefault="008C7A0A">
            <w:r w:rsidRPr="0005169F">
              <w:t>Campos limpos corretamente.</w:t>
            </w:r>
          </w:p>
        </w:tc>
      </w:tr>
      <w:tr w:rsidR="005E3786" w:rsidRPr="0005169F" w14:paraId="4A7CA06A" w14:textId="77777777" w:rsidTr="00C13FD9">
        <w:tc>
          <w:tcPr>
            <w:tcW w:w="2235" w:type="dxa"/>
          </w:tcPr>
          <w:p w14:paraId="025BED29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1BA600E2" w14:textId="74357CB3" w:rsidR="005E3786" w:rsidRPr="0005169F" w:rsidRDefault="00700EA8">
            <w:r w:rsidRPr="00700EA8">
              <w:t xml:space="preserve">Ao submeter a </w:t>
            </w:r>
            <w:proofErr w:type="gramStart"/>
            <w:r w:rsidRPr="00700EA8">
              <w:t>função Limpar</w:t>
            </w:r>
            <w:proofErr w:type="gramEnd"/>
            <w:r w:rsidRPr="00700EA8">
              <w:t>, os dados são apagados do campo, exceto o CPF do usuário</w:t>
            </w:r>
          </w:p>
        </w:tc>
      </w:tr>
      <w:tr w:rsidR="005E3786" w:rsidRPr="0005169F" w14:paraId="54CAB812" w14:textId="77777777" w:rsidTr="00C13FD9">
        <w:tc>
          <w:tcPr>
            <w:tcW w:w="2235" w:type="dxa"/>
          </w:tcPr>
          <w:p w14:paraId="2A22E9D6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18717CBA" w14:textId="19BAC6FC" w:rsidR="005E3786" w:rsidRPr="0005169F" w:rsidRDefault="00373BB5">
            <w:pPr>
              <w:rPr>
                <w:b/>
                <w:bCs/>
                <w:color w:val="00B050"/>
              </w:rPr>
            </w:pPr>
            <w:r w:rsidRPr="00373BB5">
              <w:rPr>
                <w:b/>
                <w:bCs/>
                <w:color w:val="EE0000"/>
              </w:rPr>
              <w:t>Erro</w:t>
            </w:r>
          </w:p>
        </w:tc>
      </w:tr>
    </w:tbl>
    <w:p w14:paraId="4AEC13D8" w14:textId="4584EEE1" w:rsidR="00373BB5" w:rsidRDefault="00D436DF" w:rsidP="00D436DF">
      <w:r>
        <w:rPr>
          <w:noProof/>
          <w:bdr w:val="none" w:sz="0" w:space="0" w:color="auto" w:frame="1"/>
        </w:rPr>
        <w:drawing>
          <wp:inline distT="0" distB="0" distL="0" distR="0" wp14:anchorId="3F86A77C" wp14:editId="7AEE5FF0">
            <wp:extent cx="1905000" cy="2271395"/>
            <wp:effectExtent l="0" t="0" r="0" b="0"/>
            <wp:docPr id="8341438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108" cy="229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75D7" w14:textId="5DC223E0" w:rsidR="005E3786" w:rsidRPr="0005169F" w:rsidRDefault="00465533">
      <w:pPr>
        <w:pStyle w:val="Ttulo2"/>
      </w:pPr>
      <w:bookmarkStart w:id="16" w:name="_Toc209630482"/>
      <w:r w:rsidRPr="0005169F">
        <w:t>CT007 - Sair</w:t>
      </w:r>
      <w:r w:rsidR="006E3FD8" w:rsidRPr="0005169F">
        <w:t xml:space="preserve"> </w:t>
      </w:r>
      <w:r w:rsidR="00747390" w:rsidRPr="0005169F">
        <w:t>da apli</w:t>
      </w:r>
      <w:r w:rsidR="00F41705" w:rsidRPr="0005169F">
        <w:t>cação com sucesso</w:t>
      </w:r>
      <w:bookmarkEnd w:id="1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0D17069B" w14:textId="77777777" w:rsidTr="00C13FD9">
        <w:tc>
          <w:tcPr>
            <w:tcW w:w="2235" w:type="dxa"/>
          </w:tcPr>
          <w:p w14:paraId="462970C7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3ED85A8F" w14:textId="77777777" w:rsidR="005E3786" w:rsidRPr="0005169F" w:rsidRDefault="008C7A0A">
            <w:r w:rsidRPr="0005169F">
              <w:t>Encerrar sessão na aplicação.</w:t>
            </w:r>
          </w:p>
        </w:tc>
      </w:tr>
      <w:tr w:rsidR="005E3786" w:rsidRPr="0005169F" w14:paraId="183D7F39" w14:textId="77777777" w:rsidTr="00C13FD9">
        <w:tc>
          <w:tcPr>
            <w:tcW w:w="2235" w:type="dxa"/>
          </w:tcPr>
          <w:p w14:paraId="476515F1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0C0789C8" w14:textId="62D40587" w:rsidR="005E3786" w:rsidRPr="0005169F" w:rsidRDefault="008C7A0A">
            <w:r w:rsidRPr="0005169F">
              <w:t>1 – Abrir a aplicação</w:t>
            </w:r>
            <w:r w:rsidRPr="0005169F">
              <w:br/>
              <w:t>2 – Clicar no botão sair</w:t>
            </w:r>
          </w:p>
        </w:tc>
      </w:tr>
      <w:tr w:rsidR="005E3786" w:rsidRPr="0005169F" w14:paraId="12D3E763" w14:textId="77777777" w:rsidTr="00C13FD9">
        <w:tc>
          <w:tcPr>
            <w:tcW w:w="2235" w:type="dxa"/>
          </w:tcPr>
          <w:p w14:paraId="0A465EB7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48AC3E03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7A5D19B" w14:textId="77777777" w:rsidTr="00C13FD9">
        <w:tc>
          <w:tcPr>
            <w:tcW w:w="2235" w:type="dxa"/>
          </w:tcPr>
          <w:p w14:paraId="666082D3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1F87CBE5" w14:textId="2180BCB4" w:rsidR="005E3786" w:rsidRPr="0005169F" w:rsidRDefault="008C7A0A">
            <w:r w:rsidRPr="0005169F">
              <w:t>Sistema deve encerrar sessão e fechar aplicação</w:t>
            </w:r>
          </w:p>
        </w:tc>
      </w:tr>
      <w:tr w:rsidR="005E3786" w:rsidRPr="0005169F" w14:paraId="1CAAEBBB" w14:textId="77777777" w:rsidTr="00C13FD9">
        <w:tc>
          <w:tcPr>
            <w:tcW w:w="2235" w:type="dxa"/>
          </w:tcPr>
          <w:p w14:paraId="6F66F0BC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5B2E5CCC" w14:textId="470AFE66" w:rsidR="005E3786" w:rsidRPr="0005169F" w:rsidRDefault="00654DA8">
            <w:r w:rsidRPr="0005169F">
              <w:t>Aplicação fecha a aplicação, como esperado</w:t>
            </w:r>
          </w:p>
        </w:tc>
      </w:tr>
      <w:tr w:rsidR="005E3786" w:rsidRPr="0005169F" w14:paraId="263500E1" w14:textId="77777777" w:rsidTr="00C13FD9">
        <w:tc>
          <w:tcPr>
            <w:tcW w:w="2235" w:type="dxa"/>
          </w:tcPr>
          <w:p w14:paraId="642234CE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0F50B4CE" w14:textId="13673876" w:rsidR="005E3786" w:rsidRPr="0005169F" w:rsidRDefault="00654DA8">
            <w:pPr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>Sucesso</w:t>
            </w:r>
          </w:p>
        </w:tc>
      </w:tr>
    </w:tbl>
    <w:p w14:paraId="27AC9422" w14:textId="77777777" w:rsidR="009C6C5E" w:rsidRPr="00B87C42" w:rsidRDefault="009C6C5E" w:rsidP="002A4005">
      <w:pPr>
        <w:pStyle w:val="Ttulo2"/>
      </w:pPr>
    </w:p>
    <w:sectPr w:rsidR="009C6C5E" w:rsidRPr="00B87C42" w:rsidSect="00514B9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716801">
    <w:abstractNumId w:val="8"/>
  </w:num>
  <w:num w:numId="2" w16cid:durableId="1188830632">
    <w:abstractNumId w:val="6"/>
  </w:num>
  <w:num w:numId="3" w16cid:durableId="900560003">
    <w:abstractNumId w:val="5"/>
  </w:num>
  <w:num w:numId="4" w16cid:durableId="974022591">
    <w:abstractNumId w:val="4"/>
  </w:num>
  <w:num w:numId="5" w16cid:durableId="1949504271">
    <w:abstractNumId w:val="7"/>
  </w:num>
  <w:num w:numId="6" w16cid:durableId="994072267">
    <w:abstractNumId w:val="3"/>
  </w:num>
  <w:num w:numId="7" w16cid:durableId="550118284">
    <w:abstractNumId w:val="2"/>
  </w:num>
  <w:num w:numId="8" w16cid:durableId="717095682">
    <w:abstractNumId w:val="1"/>
  </w:num>
  <w:num w:numId="9" w16cid:durableId="102845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revisionView w:markup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D4"/>
    <w:rsid w:val="00012E87"/>
    <w:rsid w:val="00013269"/>
    <w:rsid w:val="00014645"/>
    <w:rsid w:val="00034616"/>
    <w:rsid w:val="0005169F"/>
    <w:rsid w:val="0006063C"/>
    <w:rsid w:val="0006482D"/>
    <w:rsid w:val="00064E24"/>
    <w:rsid w:val="000727DE"/>
    <w:rsid w:val="000A68CA"/>
    <w:rsid w:val="000E7258"/>
    <w:rsid w:val="000F148C"/>
    <w:rsid w:val="0015074B"/>
    <w:rsid w:val="0017629D"/>
    <w:rsid w:val="001D7B82"/>
    <w:rsid w:val="002302B6"/>
    <w:rsid w:val="00230DF9"/>
    <w:rsid w:val="00280A2F"/>
    <w:rsid w:val="0029639D"/>
    <w:rsid w:val="002A4005"/>
    <w:rsid w:val="002B0564"/>
    <w:rsid w:val="002C227E"/>
    <w:rsid w:val="002C233D"/>
    <w:rsid w:val="002D072E"/>
    <w:rsid w:val="002D4072"/>
    <w:rsid w:val="002F119A"/>
    <w:rsid w:val="00304C05"/>
    <w:rsid w:val="00304E57"/>
    <w:rsid w:val="00324D97"/>
    <w:rsid w:val="00326F90"/>
    <w:rsid w:val="003445D0"/>
    <w:rsid w:val="00373BB5"/>
    <w:rsid w:val="00376C9F"/>
    <w:rsid w:val="00385ED0"/>
    <w:rsid w:val="00390A09"/>
    <w:rsid w:val="00396D54"/>
    <w:rsid w:val="003E3891"/>
    <w:rsid w:val="003E71A1"/>
    <w:rsid w:val="00400BB0"/>
    <w:rsid w:val="00456292"/>
    <w:rsid w:val="00463870"/>
    <w:rsid w:val="00465533"/>
    <w:rsid w:val="004700B1"/>
    <w:rsid w:val="00474C66"/>
    <w:rsid w:val="00477564"/>
    <w:rsid w:val="0049427F"/>
    <w:rsid w:val="004B523F"/>
    <w:rsid w:val="004C4115"/>
    <w:rsid w:val="004C6992"/>
    <w:rsid w:val="004F34C4"/>
    <w:rsid w:val="00507AC0"/>
    <w:rsid w:val="00514B99"/>
    <w:rsid w:val="0052669A"/>
    <w:rsid w:val="005A48E3"/>
    <w:rsid w:val="005C25D4"/>
    <w:rsid w:val="005D7502"/>
    <w:rsid w:val="005E3786"/>
    <w:rsid w:val="005F1677"/>
    <w:rsid w:val="00643B20"/>
    <w:rsid w:val="00654DA8"/>
    <w:rsid w:val="00665C10"/>
    <w:rsid w:val="006A634E"/>
    <w:rsid w:val="006B0355"/>
    <w:rsid w:val="006B597F"/>
    <w:rsid w:val="006C42E5"/>
    <w:rsid w:val="006C631C"/>
    <w:rsid w:val="006E1170"/>
    <w:rsid w:val="006E3329"/>
    <w:rsid w:val="006E3FD8"/>
    <w:rsid w:val="00700EA8"/>
    <w:rsid w:val="007106C6"/>
    <w:rsid w:val="007143AD"/>
    <w:rsid w:val="00743162"/>
    <w:rsid w:val="00747390"/>
    <w:rsid w:val="0075394A"/>
    <w:rsid w:val="00761781"/>
    <w:rsid w:val="00764FAE"/>
    <w:rsid w:val="00796FA3"/>
    <w:rsid w:val="007A7166"/>
    <w:rsid w:val="007C067C"/>
    <w:rsid w:val="00816E9C"/>
    <w:rsid w:val="0082675D"/>
    <w:rsid w:val="0085197D"/>
    <w:rsid w:val="008737AE"/>
    <w:rsid w:val="00873B66"/>
    <w:rsid w:val="00880F68"/>
    <w:rsid w:val="008C665B"/>
    <w:rsid w:val="008C7A0A"/>
    <w:rsid w:val="008E2067"/>
    <w:rsid w:val="008E575F"/>
    <w:rsid w:val="00903938"/>
    <w:rsid w:val="009542E1"/>
    <w:rsid w:val="0095497E"/>
    <w:rsid w:val="0096118D"/>
    <w:rsid w:val="00961898"/>
    <w:rsid w:val="009837CA"/>
    <w:rsid w:val="009C1BC4"/>
    <w:rsid w:val="009C6C5E"/>
    <w:rsid w:val="009E6AF7"/>
    <w:rsid w:val="00A01322"/>
    <w:rsid w:val="00A0532E"/>
    <w:rsid w:val="00A209C6"/>
    <w:rsid w:val="00A21C56"/>
    <w:rsid w:val="00A243BA"/>
    <w:rsid w:val="00A701DE"/>
    <w:rsid w:val="00A821B2"/>
    <w:rsid w:val="00AA1D8D"/>
    <w:rsid w:val="00AA61C6"/>
    <w:rsid w:val="00AB1C44"/>
    <w:rsid w:val="00AC1880"/>
    <w:rsid w:val="00AD527C"/>
    <w:rsid w:val="00AF10B0"/>
    <w:rsid w:val="00AF413F"/>
    <w:rsid w:val="00B2623C"/>
    <w:rsid w:val="00B47730"/>
    <w:rsid w:val="00B734CE"/>
    <w:rsid w:val="00B7395B"/>
    <w:rsid w:val="00B85E1F"/>
    <w:rsid w:val="00B87C42"/>
    <w:rsid w:val="00B94837"/>
    <w:rsid w:val="00BD2516"/>
    <w:rsid w:val="00C05D03"/>
    <w:rsid w:val="00C13FD9"/>
    <w:rsid w:val="00C15C98"/>
    <w:rsid w:val="00C27E00"/>
    <w:rsid w:val="00C27FAA"/>
    <w:rsid w:val="00C34602"/>
    <w:rsid w:val="00C52069"/>
    <w:rsid w:val="00C83B5B"/>
    <w:rsid w:val="00C93A98"/>
    <w:rsid w:val="00CB0664"/>
    <w:rsid w:val="00CD0BDE"/>
    <w:rsid w:val="00CE600A"/>
    <w:rsid w:val="00CF0155"/>
    <w:rsid w:val="00CF63E4"/>
    <w:rsid w:val="00D040FF"/>
    <w:rsid w:val="00D047A6"/>
    <w:rsid w:val="00D40574"/>
    <w:rsid w:val="00D436DF"/>
    <w:rsid w:val="00D4632F"/>
    <w:rsid w:val="00D776C8"/>
    <w:rsid w:val="00D86684"/>
    <w:rsid w:val="00D91A66"/>
    <w:rsid w:val="00E070A1"/>
    <w:rsid w:val="00E17CD9"/>
    <w:rsid w:val="00E21C30"/>
    <w:rsid w:val="00E3032A"/>
    <w:rsid w:val="00E32B27"/>
    <w:rsid w:val="00E72651"/>
    <w:rsid w:val="00EA2246"/>
    <w:rsid w:val="00EA6DFA"/>
    <w:rsid w:val="00EE1F06"/>
    <w:rsid w:val="00F20BC8"/>
    <w:rsid w:val="00F41705"/>
    <w:rsid w:val="00F65CAA"/>
    <w:rsid w:val="00F666EF"/>
    <w:rsid w:val="00F83CB9"/>
    <w:rsid w:val="00FC693F"/>
    <w:rsid w:val="00FE2D0F"/>
    <w:rsid w:val="00FF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29C25013-22D7-420D-846A-DD778895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3445D0"/>
    <w:pPr>
      <w:spacing w:after="100" w:line="259" w:lineRule="auto"/>
      <w:ind w:left="220"/>
    </w:pPr>
    <w:rPr>
      <w:rFonts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445D0"/>
    <w:pPr>
      <w:spacing w:after="100" w:line="259" w:lineRule="auto"/>
    </w:pPr>
    <w:rPr>
      <w:rFonts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3445D0"/>
    <w:pPr>
      <w:spacing w:after="100" w:line="259" w:lineRule="auto"/>
      <w:ind w:left="440"/>
    </w:pPr>
    <w:rPr>
      <w:rFonts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3445D0"/>
    <w:rPr>
      <w:color w:val="0000FF" w:themeColor="hyperlink"/>
      <w:u w:val="singl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14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plano de teste visa assegurar a qualidade do sistema por meio de cenários de teste, definição de critérios de aprovação e controle de defeitos.
</Abstract>
  <CompanyAddress/>
  <CompanyPhone/>
  <CompanyFax/>
  <CompanyEmail>elisbmangueira@gmail.com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8</Pages>
  <Words>751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Cadastro de pessoa</dc:title>
  <dc:subject>Plano de Teste</dc:subject>
  <dc:creator>Maria Elisângela Barbosa Mangueira</dc:creator>
  <cp:keywords/>
  <dc:description>generated by python-docx</dc:description>
  <cp:lastModifiedBy>Maria Elisangela Barbosa Mangueira</cp:lastModifiedBy>
  <cp:revision>143</cp:revision>
  <dcterms:created xsi:type="dcterms:W3CDTF">2013-12-23T23:15:00Z</dcterms:created>
  <dcterms:modified xsi:type="dcterms:W3CDTF">2025-09-24T21:20:00Z</dcterms:modified>
  <cp:category/>
</cp:coreProperties>
</file>