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EndPr/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63EFFFA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751E7F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751E7F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751E7F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751E7F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EndPr/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1DE9D2DE" w14:textId="5139047F" w:rsidR="00751E7F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28794" w:history="1">
            <w:r w:rsidR="00751E7F" w:rsidRPr="002C415A">
              <w:rPr>
                <w:rStyle w:val="Hyperlink"/>
                <w:noProof/>
              </w:rPr>
              <w:t>Objetivo</w:t>
            </w:r>
            <w:r w:rsidR="00751E7F">
              <w:rPr>
                <w:noProof/>
                <w:webHidden/>
              </w:rPr>
              <w:tab/>
            </w:r>
            <w:r w:rsidR="00751E7F">
              <w:rPr>
                <w:noProof/>
                <w:webHidden/>
              </w:rPr>
              <w:fldChar w:fldCharType="begin"/>
            </w:r>
            <w:r w:rsidR="00751E7F">
              <w:rPr>
                <w:noProof/>
                <w:webHidden/>
              </w:rPr>
              <w:instrText xml:space="preserve"> PAGEREF _Toc209628794 \h </w:instrText>
            </w:r>
            <w:r w:rsidR="00751E7F">
              <w:rPr>
                <w:noProof/>
                <w:webHidden/>
              </w:rPr>
            </w:r>
            <w:r w:rsidR="00751E7F">
              <w:rPr>
                <w:noProof/>
                <w:webHidden/>
              </w:rPr>
              <w:fldChar w:fldCharType="separate"/>
            </w:r>
            <w:r w:rsidR="00751E7F">
              <w:rPr>
                <w:noProof/>
                <w:webHidden/>
              </w:rPr>
              <w:t>2</w:t>
            </w:r>
            <w:r w:rsidR="00751E7F">
              <w:rPr>
                <w:noProof/>
                <w:webHidden/>
              </w:rPr>
              <w:fldChar w:fldCharType="end"/>
            </w:r>
          </w:hyperlink>
        </w:p>
        <w:p w14:paraId="2E4B627F" w14:textId="0C8BB67C" w:rsidR="00751E7F" w:rsidRDefault="00751E7F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795" w:history="1">
            <w:r w:rsidRPr="002C415A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5F6E" w14:textId="6460474A" w:rsidR="00751E7F" w:rsidRDefault="00751E7F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796" w:history="1">
            <w:r w:rsidRPr="002C415A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C8C4" w14:textId="5E4990B2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797" w:history="1">
            <w:r w:rsidRPr="002C415A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5DDD3" w14:textId="1F85AC9D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798" w:history="1">
            <w:r w:rsidRPr="002C415A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9A3B" w14:textId="1C7F29A2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799" w:history="1">
            <w:r w:rsidRPr="002C415A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9436" w14:textId="507DA01F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0" w:history="1">
            <w:r w:rsidRPr="002C415A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AC018" w14:textId="5C478BC3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1" w:history="1">
            <w:r w:rsidRPr="002C415A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48D0" w14:textId="33484D7D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2" w:history="1">
            <w:r w:rsidRPr="002C415A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2337" w14:textId="3979AAE5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3" w:history="1">
            <w:r w:rsidRPr="002C415A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9ABAF" w14:textId="41D23DA7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4" w:history="1">
            <w:r w:rsidRPr="002C415A">
              <w:rPr>
                <w:rStyle w:val="Hyperlink"/>
                <w:noProof/>
              </w:rPr>
              <w:t>CT008 – Testar inatividade sem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FC9E" w14:textId="7D1B6A78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5" w:history="1">
            <w:r w:rsidRPr="002C415A">
              <w:rPr>
                <w:rStyle w:val="Hyperlink"/>
                <w:noProof/>
              </w:rPr>
              <w:t>CT009 - Impedir inserção de caracteres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FB0A" w14:textId="190174B1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6" w:history="1">
            <w:r w:rsidRPr="002C415A">
              <w:rPr>
                <w:rStyle w:val="Hyperlink"/>
                <w:noProof/>
              </w:rPr>
              <w:t>CT010 - Consultar pessoa por CPF ou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9669A" w14:textId="0D20FC07" w:rsidR="00751E7F" w:rsidRDefault="00751E7F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807" w:history="1">
            <w:r w:rsidRPr="002C415A">
              <w:rPr>
                <w:rStyle w:val="Hyperlink"/>
                <w:noProof/>
              </w:rPr>
              <w:t>CT011 - Impedir inserção de pessoa com campos vazios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01821617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8C7A0A" w:rsidP="00A21C56">
      <w:pPr>
        <w:pStyle w:val="Ttulo1"/>
      </w:pPr>
      <w:bookmarkStart w:id="0" w:name="_Toc209628794"/>
      <w:r w:rsidRPr="0005169F">
        <w:lastRenderedPageBreak/>
        <w:t>Objetivo</w:t>
      </w:r>
      <w:bookmarkEnd w:id="0"/>
    </w:p>
    <w:p w14:paraId="16E63684" w14:textId="77777777" w:rsidR="005E3786" w:rsidRPr="0005169F" w:rsidRDefault="008C7A0A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8C7A0A" w:rsidP="00A21C56">
      <w:pPr>
        <w:pStyle w:val="Ttulo1"/>
      </w:pPr>
      <w:bookmarkStart w:id="1" w:name="_Toc209628795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EA6DFA" w:rsidRPr="0005169F" w14:paraId="51A21D32" w14:textId="77777777" w:rsidTr="007A7166">
        <w:trPr>
          <w:trHeight w:val="58"/>
        </w:trPr>
        <w:tc>
          <w:tcPr>
            <w:tcW w:w="2357" w:type="dxa"/>
          </w:tcPr>
          <w:p w14:paraId="019F7016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5C9BB59C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5C9315A9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11B2E098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EA6DFA" w:rsidRPr="0005169F" w14:paraId="354504B4" w14:textId="77777777" w:rsidTr="006C42E5">
        <w:trPr>
          <w:trHeight w:val="463"/>
        </w:trPr>
        <w:tc>
          <w:tcPr>
            <w:tcW w:w="2357" w:type="dxa"/>
          </w:tcPr>
          <w:p w14:paraId="5346E473" w14:textId="77777777" w:rsidR="00EA6DFA" w:rsidRPr="0005169F" w:rsidRDefault="00EA6DFA">
            <w:r w:rsidRPr="0005169F">
              <w:t>03/08/2025</w:t>
            </w:r>
          </w:p>
        </w:tc>
        <w:tc>
          <w:tcPr>
            <w:tcW w:w="1271" w:type="dxa"/>
          </w:tcPr>
          <w:p w14:paraId="61B6EF16" w14:textId="77777777" w:rsidR="00EA6DFA" w:rsidRPr="0005169F" w:rsidRDefault="00EA6DFA">
            <w:r w:rsidRPr="0005169F">
              <w:t>1.1</w:t>
            </w:r>
          </w:p>
        </w:tc>
        <w:tc>
          <w:tcPr>
            <w:tcW w:w="4560" w:type="dxa"/>
          </w:tcPr>
          <w:p w14:paraId="41FEFAA1" w14:textId="18E0340F" w:rsidR="00EA6DFA" w:rsidRPr="0005169F" w:rsidRDefault="00E21C30">
            <w:r>
              <w:t xml:space="preserve">Criados </w:t>
            </w:r>
            <w:r w:rsidR="006C631C">
              <w:t>casos de teste</w:t>
            </w:r>
            <w:r>
              <w:t xml:space="preserve"> de 01 até 04</w:t>
            </w:r>
          </w:p>
        </w:tc>
        <w:tc>
          <w:tcPr>
            <w:tcW w:w="1241" w:type="dxa"/>
          </w:tcPr>
          <w:p w14:paraId="6DE1D1F2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60F3383E" w14:textId="77777777" w:rsidTr="006C42E5">
        <w:trPr>
          <w:trHeight w:val="78"/>
        </w:trPr>
        <w:tc>
          <w:tcPr>
            <w:tcW w:w="2357" w:type="dxa"/>
          </w:tcPr>
          <w:p w14:paraId="33D23852" w14:textId="77777777" w:rsidR="00EA6DFA" w:rsidRPr="0005169F" w:rsidRDefault="00EA6DFA">
            <w:r w:rsidRPr="0005169F">
              <w:t>04/08/2025</w:t>
            </w:r>
          </w:p>
        </w:tc>
        <w:tc>
          <w:tcPr>
            <w:tcW w:w="1271" w:type="dxa"/>
          </w:tcPr>
          <w:p w14:paraId="22C76DD8" w14:textId="77777777" w:rsidR="00EA6DFA" w:rsidRPr="0005169F" w:rsidRDefault="00EA6DFA">
            <w:r w:rsidRPr="0005169F">
              <w:t>1.2</w:t>
            </w:r>
          </w:p>
        </w:tc>
        <w:tc>
          <w:tcPr>
            <w:tcW w:w="4560" w:type="dxa"/>
          </w:tcPr>
          <w:p w14:paraId="57CDB8F4" w14:textId="23DE5B17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>de 05 até 08</w:t>
            </w:r>
          </w:p>
        </w:tc>
        <w:tc>
          <w:tcPr>
            <w:tcW w:w="1241" w:type="dxa"/>
          </w:tcPr>
          <w:p w14:paraId="0A3D5F68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1B7DBD0E" w14:textId="77777777" w:rsidTr="006C42E5">
        <w:trPr>
          <w:trHeight w:val="415"/>
        </w:trPr>
        <w:tc>
          <w:tcPr>
            <w:tcW w:w="2357" w:type="dxa"/>
          </w:tcPr>
          <w:p w14:paraId="6DC18E58" w14:textId="77777777" w:rsidR="00EA6DFA" w:rsidRPr="0005169F" w:rsidRDefault="00EA6DFA">
            <w:r w:rsidRPr="0005169F">
              <w:t>06/08/2025</w:t>
            </w:r>
          </w:p>
        </w:tc>
        <w:tc>
          <w:tcPr>
            <w:tcW w:w="1271" w:type="dxa"/>
          </w:tcPr>
          <w:p w14:paraId="357EAE6B" w14:textId="77777777" w:rsidR="00EA6DFA" w:rsidRPr="0005169F" w:rsidRDefault="00EA6DFA">
            <w:r w:rsidRPr="0005169F">
              <w:t>1.3</w:t>
            </w:r>
          </w:p>
        </w:tc>
        <w:tc>
          <w:tcPr>
            <w:tcW w:w="4560" w:type="dxa"/>
          </w:tcPr>
          <w:p w14:paraId="57F620CD" w14:textId="7001BDF3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 xml:space="preserve">de 09 até </w:t>
            </w:r>
            <w:r w:rsidR="006C631C">
              <w:t>11</w:t>
            </w:r>
          </w:p>
        </w:tc>
        <w:tc>
          <w:tcPr>
            <w:tcW w:w="1241" w:type="dxa"/>
          </w:tcPr>
          <w:p w14:paraId="185541D3" w14:textId="77777777" w:rsidR="00EA6DFA" w:rsidRPr="0005169F" w:rsidRDefault="00EA6DFA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28796"/>
      <w:r w:rsidRPr="0005169F">
        <w:lastRenderedPageBreak/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28797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8C7A0A">
            <w:r w:rsidRPr="0005169F">
              <w:t>Cadastro inserido corretamente no banco de dados após mensagem de sucesso</w:t>
            </w:r>
          </w:p>
        </w:tc>
      </w:tr>
      <w:tr w:rsidR="005E3786" w:rsidRPr="0005169F" w14:paraId="5D7B7DDE" w14:textId="77777777" w:rsidTr="00D047A6">
        <w:tc>
          <w:tcPr>
            <w:tcW w:w="2235" w:type="dxa"/>
          </w:tcPr>
          <w:p w14:paraId="60879FDD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32ADCF25" w:rsidR="005E3786" w:rsidRPr="0005169F" w:rsidRDefault="00FC62CF">
            <w:r w:rsidRPr="00FC62CF">
              <w:t xml:space="preserve">Ao inserir um novo cadastro, o CPF não sobe para o banco de dados, assim </w:t>
            </w:r>
            <w:r w:rsidR="009828F4" w:rsidRPr="00FC62CF">
              <w:t>também não</w:t>
            </w:r>
            <w:r w:rsidRPr="00FC62CF">
              <w:t xml:space="preserve"> aparece quando consulta a aplicação</w:t>
            </w:r>
          </w:p>
        </w:tc>
      </w:tr>
      <w:tr w:rsidR="005E3786" w:rsidRPr="0005169F" w14:paraId="3790F94B" w14:textId="77777777" w:rsidTr="00D047A6">
        <w:tc>
          <w:tcPr>
            <w:tcW w:w="2235" w:type="dxa"/>
          </w:tcPr>
          <w:p w14:paraId="659897BF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2A025C05" w14:textId="0229E197" w:rsidR="005E3786" w:rsidRPr="0005169F" w:rsidRDefault="00FC62CF">
            <w:pPr>
              <w:rPr>
                <w:b/>
                <w:bCs/>
              </w:rPr>
            </w:pPr>
            <w:r w:rsidRPr="00FC62CF">
              <w:rPr>
                <w:b/>
                <w:bCs/>
                <w:color w:val="EE0000"/>
              </w:rPr>
              <w:t>Erro</w:t>
            </w:r>
          </w:p>
        </w:tc>
      </w:tr>
    </w:tbl>
    <w:p w14:paraId="27DD2DD6" w14:textId="77777777" w:rsidR="00FC62CF" w:rsidRDefault="00FC62CF"/>
    <w:p w14:paraId="7B8BE628" w14:textId="77777777" w:rsidR="009828F4" w:rsidRDefault="00307C56" w:rsidP="00751E7F">
      <w:r>
        <w:rPr>
          <w:noProof/>
          <w:bdr w:val="none" w:sz="0" w:space="0" w:color="auto" w:frame="1"/>
        </w:rPr>
        <w:drawing>
          <wp:inline distT="0" distB="0" distL="0" distR="0" wp14:anchorId="552E371B" wp14:editId="12EB51FB">
            <wp:extent cx="1875692" cy="2294310"/>
            <wp:effectExtent l="0" t="0" r="0" b="0"/>
            <wp:docPr id="925094090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4090" name="Imagem 6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92" cy="22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850B" w14:textId="5628B16F" w:rsidR="005E3786" w:rsidRPr="0005169F" w:rsidRDefault="00465533">
      <w:pPr>
        <w:pStyle w:val="Ttulo2"/>
      </w:pPr>
      <w:bookmarkStart w:id="4" w:name="_Toc209628798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del w:id="5" w:author="Microsoft Word" w:date="2025-09-23T15:44:00Z" w16du:dateUtc="2025-09-23T18:44:00Z">
        <w:r w:rsidRPr="0005169F">
          <w:delText>Altera</w:delText>
        </w:r>
        <w:r w:rsidR="00B734CE" w:rsidRPr="0005169F">
          <w:delText>ção de cadastro de</w:delText>
        </w:r>
      </w:del>
      <w:ins w:id="6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7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8C7A0A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8C7A0A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779FEAEA" w:rsidR="005E3786" w:rsidRPr="0005169F" w:rsidRDefault="004949E9">
            <w:r w:rsidRPr="0005169F">
              <w:t>Botão altera os dados como esperado no banco de dados</w:t>
            </w:r>
          </w:p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243D0B7" w14:textId="14CB008F" w:rsidR="005E3786" w:rsidRPr="004949E9" w:rsidRDefault="004949E9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5FACC2C1" w14:textId="5A769286" w:rsidR="005E3786" w:rsidRPr="0005169F" w:rsidRDefault="00465533">
      <w:pPr>
        <w:pStyle w:val="Ttulo2"/>
      </w:pPr>
      <w:bookmarkStart w:id="8" w:name="_Toc209628799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9" w:author="Microsoft Word" w:date="2025-09-23T15:44:00Z" w16du:dateUtc="2025-09-23T18:44:00Z">
        <w:r w:rsidR="0082675D" w:rsidRPr="0005169F">
          <w:t xml:space="preserve"> com sucesso</w:t>
        </w:r>
      </w:ins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8C7A0A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8C7A0A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503A610" w14:textId="56588703" w:rsidR="005E3786" w:rsidRPr="0005169F" w:rsidRDefault="00DC5552">
            <w:r w:rsidRPr="00DC5552">
              <w:t>Ao executar o botão Consultar, a aplicação devolve todos os dados exceto o CPF</w:t>
            </w:r>
          </w:p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A4BC5D4" w14:textId="366A6FB6" w:rsidR="005E3786" w:rsidRPr="0005169F" w:rsidRDefault="00DC5552">
            <w:pPr>
              <w:rPr>
                <w:b/>
                <w:bCs/>
                <w:color w:val="00B050"/>
              </w:rPr>
            </w:pPr>
            <w:r w:rsidRPr="00DC5552">
              <w:rPr>
                <w:b/>
                <w:bCs/>
                <w:color w:val="EE0000"/>
              </w:rPr>
              <w:t>Erro</w:t>
            </w:r>
          </w:p>
        </w:tc>
      </w:tr>
    </w:tbl>
    <w:p w14:paraId="22C334CF" w14:textId="77777777" w:rsidR="00751E7F" w:rsidRDefault="00751E7F" w:rsidP="00751E7F"/>
    <w:p w14:paraId="7C3EA245" w14:textId="63DFFB93" w:rsidR="00B047B8" w:rsidRDefault="00F17676" w:rsidP="00751E7F">
      <w:r>
        <w:rPr>
          <w:noProof/>
          <w:bdr w:val="none" w:sz="0" w:space="0" w:color="auto" w:frame="1"/>
        </w:rPr>
        <w:drawing>
          <wp:inline distT="0" distB="0" distL="0" distR="0" wp14:anchorId="5F8ED192" wp14:editId="3520CE4D">
            <wp:extent cx="2183773" cy="2543907"/>
            <wp:effectExtent l="0" t="0" r="6985" b="8890"/>
            <wp:docPr id="224793618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3618" name="Imagem 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984" cy="255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981D" w14:textId="09E43937" w:rsidR="005E3786" w:rsidRPr="0005169F" w:rsidRDefault="00465533">
      <w:pPr>
        <w:pStyle w:val="Ttulo2"/>
      </w:pPr>
      <w:bookmarkStart w:id="10" w:name="_Toc209628800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1" w:author="Microsoft Word" w:date="2025-09-23T15:44:00Z" w16du:dateUtc="2025-09-23T18:44:00Z">
        <w:r w:rsidR="0082675D" w:rsidRPr="0005169F">
          <w:t xml:space="preserve"> com sucesso</w:t>
        </w:r>
      </w:ins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8C7A0A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8C7A0A">
            <w:r w:rsidRPr="0005169F">
              <w:lastRenderedPageBreak/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8C7A0A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0549D95A" w:rsidR="005E3786" w:rsidRPr="0005169F" w:rsidRDefault="008C7A0A">
            <w:r w:rsidRPr="0005169F">
              <w:t>Registro excluído com sucesso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DC0E17B" w14:textId="77777777" w:rsidR="005E3786" w:rsidRPr="0005169F" w:rsidRDefault="008C7A0A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E4210D" w14:textId="2BE0D112" w:rsidR="005E3786" w:rsidRPr="0005169F" w:rsidRDefault="00465533">
      <w:pPr>
        <w:pStyle w:val="Ttulo2"/>
      </w:pPr>
      <w:bookmarkStart w:id="12" w:name="_Toc209628801"/>
      <w:r w:rsidRPr="0005169F">
        <w:t xml:space="preserve">CT005 - Consultar lista de </w:t>
      </w:r>
      <w:r w:rsidR="002D4072" w:rsidRPr="0005169F">
        <w:t>pessoas</w:t>
      </w:r>
      <w:ins w:id="13" w:author="Microsoft Word" w:date="2025-09-23T15:44:00Z" w16du:dateUtc="2025-09-23T18:44:00Z">
        <w:r w:rsidR="002D4072" w:rsidRPr="0005169F">
          <w:t xml:space="preserve"> com sucesso</w:t>
        </w:r>
      </w:ins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8C7A0A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8C7A0A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67B73A54" w:rsidR="005E3786" w:rsidRPr="0005169F" w:rsidRDefault="006D18CD">
            <w:r w:rsidRPr="006D18CD">
              <w:t xml:space="preserve">Aplicação com erro, ao executar o botão Consultar, a aplicação devolve todos os dados, mas o </w:t>
            </w:r>
            <w:proofErr w:type="gramStart"/>
            <w:r w:rsidRPr="006D18CD">
              <w:t>campo  CPF</w:t>
            </w:r>
            <w:proofErr w:type="gramEnd"/>
            <w:r w:rsidRPr="006D18CD">
              <w:t xml:space="preserve"> </w:t>
            </w:r>
            <w:proofErr w:type="gramStart"/>
            <w:r w:rsidRPr="006D18CD">
              <w:t>aparece</w:t>
            </w:r>
            <w:proofErr w:type="gramEnd"/>
            <w:r w:rsidRPr="006D18CD">
              <w:t xml:space="preserve"> </w:t>
            </w:r>
            <w:proofErr w:type="spellStart"/>
            <w:r w:rsidRPr="006D18CD">
              <w:t>aparece</w:t>
            </w:r>
            <w:proofErr w:type="spellEnd"/>
            <w:r w:rsidRPr="006D18CD">
              <w:t xml:space="preserve"> desconfigurado</w:t>
            </w:r>
          </w:p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50EE8948" w14:textId="598509EB" w:rsidR="005E3786" w:rsidRPr="0005169F" w:rsidRDefault="00E835A4">
            <w:pPr>
              <w:rPr>
                <w:b/>
                <w:bCs/>
                <w:color w:val="00B050"/>
              </w:rPr>
            </w:pPr>
            <w:r w:rsidRPr="00E835A4">
              <w:rPr>
                <w:b/>
                <w:bCs/>
                <w:color w:val="EE0000"/>
              </w:rPr>
              <w:t>Erro</w:t>
            </w:r>
          </w:p>
        </w:tc>
      </w:tr>
    </w:tbl>
    <w:p w14:paraId="1D38AB52" w14:textId="77777777" w:rsidR="00751E7F" w:rsidRDefault="00751E7F" w:rsidP="00751E7F"/>
    <w:p w14:paraId="595A828F" w14:textId="0C1F0613" w:rsidR="00E835A4" w:rsidRDefault="00E835A4" w:rsidP="00751E7F">
      <w:r>
        <w:rPr>
          <w:noProof/>
          <w:bdr w:val="none" w:sz="0" w:space="0" w:color="auto" w:frame="1"/>
        </w:rPr>
        <w:drawing>
          <wp:inline distT="0" distB="0" distL="0" distR="0" wp14:anchorId="4566C1D1" wp14:editId="6BD50448">
            <wp:extent cx="2080846" cy="2139264"/>
            <wp:effectExtent l="0" t="0" r="0" b="0"/>
            <wp:docPr id="338694093" name="Imagem 8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4093" name="Imagem 8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804" cy="21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69B6" w14:textId="004F943A" w:rsidR="005E3786" w:rsidRPr="0005169F" w:rsidRDefault="00465533">
      <w:pPr>
        <w:pStyle w:val="Ttulo2"/>
      </w:pPr>
      <w:bookmarkStart w:id="14" w:name="_Toc209628802"/>
      <w:r w:rsidRPr="0005169F">
        <w:t>CT006 - Limpar</w:t>
      </w:r>
      <w:r w:rsidR="00E17CD9" w:rsidRPr="0005169F">
        <w:t xml:space="preserve"> campos </w:t>
      </w:r>
      <w:ins w:id="15" w:author="Microsoft Word" w:date="2025-09-23T15:44:00Z" w16du:dateUtc="2025-09-23T18:44:00Z">
        <w:r w:rsidR="00E17CD9" w:rsidRPr="0005169F">
          <w:t>com sucesso</w:t>
        </w:r>
      </w:ins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8C7A0A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8C7A0A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1318E0B0" w:rsidR="005E3786" w:rsidRPr="0005169F" w:rsidRDefault="00455361">
            <w:r w:rsidRPr="00455361">
              <w:t xml:space="preserve">Ao executar a </w:t>
            </w:r>
            <w:r w:rsidR="0047162F" w:rsidRPr="00455361">
              <w:t>funcionalidade limpar</w:t>
            </w:r>
            <w:r w:rsidRPr="00455361">
              <w:t xml:space="preserve">, todos os campos foram apagados </w:t>
            </w:r>
            <w:proofErr w:type="gramStart"/>
            <w:r w:rsidRPr="00455361">
              <w:t>e também</w:t>
            </w:r>
            <w:proofErr w:type="gramEnd"/>
            <w:r w:rsidRPr="00455361">
              <w:t xml:space="preserve"> o título do campo CPF</w:t>
            </w:r>
          </w:p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18717CBA" w14:textId="68E57F7A" w:rsidR="005E3786" w:rsidRPr="0005169F" w:rsidRDefault="0047162F">
            <w:pPr>
              <w:rPr>
                <w:b/>
                <w:bCs/>
                <w:color w:val="00B050"/>
              </w:rPr>
            </w:pPr>
            <w:r w:rsidRPr="0047162F">
              <w:rPr>
                <w:b/>
                <w:bCs/>
                <w:color w:val="EE0000"/>
              </w:rPr>
              <w:t>Erro</w:t>
            </w:r>
          </w:p>
        </w:tc>
      </w:tr>
    </w:tbl>
    <w:p w14:paraId="1CE4BC9E" w14:textId="77777777" w:rsidR="00751E7F" w:rsidRDefault="00751E7F" w:rsidP="00751E7F"/>
    <w:p w14:paraId="40404B6A" w14:textId="14946B4A" w:rsidR="00A2615D" w:rsidRDefault="00A2615D" w:rsidP="00751E7F">
      <w:r>
        <w:rPr>
          <w:noProof/>
          <w:bdr w:val="none" w:sz="0" w:space="0" w:color="auto" w:frame="1"/>
        </w:rPr>
        <w:drawing>
          <wp:inline distT="0" distB="0" distL="0" distR="0" wp14:anchorId="6EDF4BAD" wp14:editId="0248D47A">
            <wp:extent cx="2080260" cy="1994292"/>
            <wp:effectExtent l="0" t="0" r="0" b="6350"/>
            <wp:docPr id="1327430431" name="Imagem 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0431" name="Imagem 9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474" cy="201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75D7" w14:textId="7D9A0576" w:rsidR="005E3786" w:rsidRPr="0005169F" w:rsidRDefault="00465533">
      <w:pPr>
        <w:pStyle w:val="Ttulo2"/>
      </w:pPr>
      <w:bookmarkStart w:id="16" w:name="_Toc209628803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8C7A0A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8C7A0A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8C7A0A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7637AB92" w:rsidR="005E3786" w:rsidRPr="0005169F" w:rsidRDefault="00FF0588" w:rsidP="00FF0588">
            <w:r>
              <w:rPr>
                <w:lang w:val="en-US"/>
              </w:rPr>
              <w:t xml:space="preserve">De </w:t>
            </w:r>
            <w:proofErr w:type="spellStart"/>
            <w:r>
              <w:rPr>
                <w:lang w:val="en-US"/>
              </w:rPr>
              <w:t>acordo</w:t>
            </w:r>
            <w:proofErr w:type="spellEnd"/>
            <w:r>
              <w:rPr>
                <w:lang w:val="en-US"/>
              </w:rPr>
              <w:t xml:space="preserve"> com o </w:t>
            </w:r>
            <w:proofErr w:type="spellStart"/>
            <w:r>
              <w:rPr>
                <w:lang w:val="en-US"/>
              </w:rPr>
              <w:t>resultado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esperado</w:t>
            </w:r>
            <w:proofErr w:type="spellEnd"/>
          </w:p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F50B4CE" w14:textId="44C26F42" w:rsidR="005E3786" w:rsidRPr="0005169F" w:rsidRDefault="00FF0588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Sucesso</w:t>
            </w:r>
          </w:p>
        </w:tc>
      </w:tr>
    </w:tbl>
    <w:p w14:paraId="5A6F7A80" w14:textId="75B94994" w:rsidR="005E3786" w:rsidRPr="0005169F" w:rsidRDefault="00465533">
      <w:pPr>
        <w:pStyle w:val="Ttulo2"/>
      </w:pPr>
      <w:bookmarkStart w:id="17" w:name="_Toc209628804"/>
      <w:r w:rsidRPr="0005169F">
        <w:t xml:space="preserve">CT008 </w:t>
      </w:r>
      <w:r w:rsidR="00324D97" w:rsidRPr="0005169F">
        <w:t>–</w:t>
      </w:r>
      <w:r w:rsidRPr="0005169F">
        <w:t xml:space="preserve"> </w:t>
      </w:r>
      <w:r w:rsidR="00324D97" w:rsidRPr="0005169F">
        <w:t>Testar inatividade sem erro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942350B" w14:textId="77777777" w:rsidTr="001D7B82">
        <w:tc>
          <w:tcPr>
            <w:tcW w:w="2235" w:type="dxa"/>
          </w:tcPr>
          <w:p w14:paraId="01BB5446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9CB7C2" w14:textId="77777777" w:rsidR="005E3786" w:rsidRPr="0005169F" w:rsidRDefault="008C7A0A">
            <w:r w:rsidRPr="0005169F">
              <w:t>Garantir funcionamento mesmo após tempo de inatividade.</w:t>
            </w:r>
          </w:p>
        </w:tc>
      </w:tr>
      <w:tr w:rsidR="005E3786" w:rsidRPr="0005169F" w14:paraId="54946B5F" w14:textId="77777777" w:rsidTr="001D7B82">
        <w:tc>
          <w:tcPr>
            <w:tcW w:w="2235" w:type="dxa"/>
          </w:tcPr>
          <w:p w14:paraId="3BF9ADDF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7490081E" w14:textId="7251809E" w:rsidR="00F666EF" w:rsidRPr="0005169F" w:rsidRDefault="008C7A0A" w:rsidP="00280A2F">
            <w:pPr>
              <w:pStyle w:val="SemEspaamento"/>
              <w:rPr>
                <w:lang w:val="pt-BR"/>
              </w:rPr>
            </w:pPr>
            <w:r w:rsidRPr="0005169F">
              <w:rPr>
                <w:lang w:val="pt-BR"/>
              </w:rPr>
              <w:t>1 – Abrir a aplicação</w:t>
            </w:r>
            <w:r w:rsidRPr="0005169F">
              <w:rPr>
                <w:lang w:val="pt-BR"/>
              </w:rPr>
              <w:br/>
              <w:t>2 –</w:t>
            </w:r>
            <w:r w:rsidR="000110D4" w:rsidRPr="0005169F">
              <w:rPr>
                <w:lang w:val="pt-BR"/>
              </w:rPr>
              <w:t xml:space="preserve"> Executar o CT005</w:t>
            </w:r>
            <w:r w:rsidRPr="0005169F">
              <w:rPr>
                <w:lang w:val="pt-BR"/>
              </w:rPr>
              <w:br/>
              <w:t>3 –</w:t>
            </w:r>
            <w:r w:rsidR="000110D4" w:rsidRPr="0005169F">
              <w:rPr>
                <w:lang w:val="pt-BR"/>
              </w:rPr>
              <w:t xml:space="preserve"> Aguardar sem executar nenhuma operação por 40 minutos.</w:t>
            </w:r>
            <w:r w:rsidRPr="0005169F">
              <w:rPr>
                <w:lang w:val="pt-BR"/>
              </w:rPr>
              <w:br/>
              <w:t xml:space="preserve">4 – </w:t>
            </w:r>
            <w:r w:rsidR="000110D4" w:rsidRPr="0005169F">
              <w:rPr>
                <w:lang w:val="pt-BR"/>
              </w:rPr>
              <w:t>Executar o CT005</w:t>
            </w:r>
          </w:p>
        </w:tc>
      </w:tr>
      <w:tr w:rsidR="005E3786" w:rsidRPr="0005169F" w14:paraId="5C0B6AAA" w14:textId="77777777" w:rsidTr="001D7B82">
        <w:tc>
          <w:tcPr>
            <w:tcW w:w="2235" w:type="dxa"/>
          </w:tcPr>
          <w:p w14:paraId="5CE7FAB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A8B460E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2370297" w14:textId="77777777" w:rsidTr="004F34C4">
        <w:trPr>
          <w:trHeight w:val="449"/>
        </w:trPr>
        <w:tc>
          <w:tcPr>
            <w:tcW w:w="2235" w:type="dxa"/>
          </w:tcPr>
          <w:p w14:paraId="3D07E4F5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72E765BD" w14:textId="3EE6285F" w:rsidR="005E3786" w:rsidRPr="0005169F" w:rsidRDefault="008C7A0A">
            <w:r w:rsidRPr="0005169F">
              <w:t xml:space="preserve">Aplicação deve </w:t>
            </w:r>
            <w:r w:rsidR="004C6992" w:rsidRPr="0005169F">
              <w:t>funciona</w:t>
            </w:r>
            <w:r w:rsidR="0052669A" w:rsidRPr="0005169F">
              <w:t>r sem erro</w:t>
            </w:r>
            <w:r w:rsidRPr="0005169F">
              <w:t xml:space="preserve"> após </w:t>
            </w:r>
            <w:r w:rsidR="0052669A" w:rsidRPr="0005169F">
              <w:t>4</w:t>
            </w:r>
            <w:r w:rsidRPr="0005169F">
              <w:t>0 minutos</w:t>
            </w:r>
            <w:r w:rsidR="00C27FAA" w:rsidRPr="0005169F">
              <w:t xml:space="preserve"> de inatividade</w:t>
            </w:r>
          </w:p>
        </w:tc>
      </w:tr>
      <w:tr w:rsidR="005E3786" w:rsidRPr="0005169F" w14:paraId="7BE7773F" w14:textId="77777777" w:rsidTr="001D7B82">
        <w:tc>
          <w:tcPr>
            <w:tcW w:w="2235" w:type="dxa"/>
          </w:tcPr>
          <w:p w14:paraId="036B294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8E854B2" w14:textId="4FC4175E" w:rsidR="00196774" w:rsidRPr="00196774" w:rsidRDefault="00196774" w:rsidP="00196774">
            <w:r w:rsidRPr="00196774">
              <w:t>A</w:t>
            </w:r>
            <w:r w:rsidRPr="00196774">
              <w:t xml:space="preserve"> partir de 30 minutos de inatividade a aplicação retorna o erro de conexão não sendo possível consultar o banco de dados</w:t>
            </w:r>
          </w:p>
          <w:p w14:paraId="411C75FE" w14:textId="56A1A211" w:rsidR="005E3786" w:rsidRPr="0005169F" w:rsidRDefault="005E3786"/>
        </w:tc>
      </w:tr>
      <w:tr w:rsidR="005E3786" w:rsidRPr="0005169F" w14:paraId="4892BC17" w14:textId="77777777" w:rsidTr="001D7B82">
        <w:tc>
          <w:tcPr>
            <w:tcW w:w="2235" w:type="dxa"/>
          </w:tcPr>
          <w:p w14:paraId="79D6B44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CCE11EE" w14:textId="47034FFB" w:rsidR="005E3786" w:rsidRPr="0005169F" w:rsidRDefault="00196774">
            <w:pPr>
              <w:rPr>
                <w:b/>
                <w:bCs/>
                <w:color w:val="00B050"/>
              </w:rPr>
            </w:pPr>
            <w:r w:rsidRPr="00196774">
              <w:rPr>
                <w:b/>
                <w:bCs/>
                <w:color w:val="EE0000"/>
              </w:rPr>
              <w:t>Erro</w:t>
            </w:r>
          </w:p>
        </w:tc>
      </w:tr>
    </w:tbl>
    <w:p w14:paraId="49C06060" w14:textId="77777777" w:rsidR="00751E7F" w:rsidRDefault="00751E7F" w:rsidP="00751E7F"/>
    <w:p w14:paraId="1DB9BCB3" w14:textId="73EC4282" w:rsidR="00196774" w:rsidRDefault="00D9664F" w:rsidP="00751E7F">
      <w:r>
        <w:rPr>
          <w:noProof/>
          <w:bdr w:val="none" w:sz="0" w:space="0" w:color="auto" w:frame="1"/>
        </w:rPr>
        <w:drawing>
          <wp:inline distT="0" distB="0" distL="0" distR="0" wp14:anchorId="394D091F" wp14:editId="631DE3BB">
            <wp:extent cx="1951892" cy="2209501"/>
            <wp:effectExtent l="0" t="0" r="0" b="635"/>
            <wp:docPr id="495095814" name="Imagem 1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5814" name="Imagem 10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159" cy="224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9606" w14:textId="7988DFFD" w:rsidR="005E3786" w:rsidRPr="0005169F" w:rsidRDefault="00465533">
      <w:pPr>
        <w:pStyle w:val="Ttulo2"/>
      </w:pPr>
      <w:bookmarkStart w:id="18" w:name="_Toc209628805"/>
      <w:r w:rsidRPr="0005169F">
        <w:t xml:space="preserve">CT009 - </w:t>
      </w:r>
      <w:r w:rsidR="00EE1F06">
        <w:t xml:space="preserve">Impedir </w:t>
      </w:r>
      <w:r w:rsidR="008E2067">
        <w:t xml:space="preserve">inserção </w:t>
      </w:r>
      <w:r w:rsidR="00EE1F06">
        <w:t>de</w:t>
      </w:r>
      <w:r w:rsidRPr="0005169F">
        <w:t xml:space="preserve"> caractere</w:t>
      </w:r>
      <w:r w:rsidR="008E2067">
        <w:t xml:space="preserve">s </w:t>
      </w:r>
      <w:ins w:id="19" w:author="Microsoft Word" w:date="2025-09-23T16:22:00Z" w16du:dateUtc="2025-09-23T19:22:00Z">
        <w:r w:rsidR="00A821B2">
          <w:t>inválidos</w:t>
        </w:r>
      </w:ins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28062EB3" w14:textId="77777777" w:rsidTr="00304E57">
        <w:tc>
          <w:tcPr>
            <w:tcW w:w="2235" w:type="dxa"/>
          </w:tcPr>
          <w:p w14:paraId="6EF62B95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4F2F74D" w14:textId="2250A547" w:rsidR="005E3786" w:rsidRPr="0005169F" w:rsidRDefault="00A821B2">
            <w:r>
              <w:t xml:space="preserve">Impedir que a aplicação </w:t>
            </w:r>
            <w:r w:rsidR="00013269">
              <w:t xml:space="preserve">aceite inserção de caracteres inválidos </w:t>
            </w:r>
          </w:p>
        </w:tc>
      </w:tr>
      <w:tr w:rsidR="005E3786" w:rsidRPr="0005169F" w14:paraId="35472A8A" w14:textId="77777777" w:rsidTr="00304E57">
        <w:tc>
          <w:tcPr>
            <w:tcW w:w="2235" w:type="dxa"/>
          </w:tcPr>
          <w:p w14:paraId="103A47E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6E4DEE1" w14:textId="1494BCE2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inserir</w:t>
            </w:r>
            <w:r w:rsidRPr="0005169F">
              <w:br/>
              <w:t>4 – Sistema deve validar caracteres</w:t>
            </w:r>
          </w:p>
        </w:tc>
      </w:tr>
      <w:tr w:rsidR="005E3786" w:rsidRPr="0005169F" w14:paraId="051A6E37" w14:textId="77777777" w:rsidTr="00304E57">
        <w:tc>
          <w:tcPr>
            <w:tcW w:w="2235" w:type="dxa"/>
          </w:tcPr>
          <w:p w14:paraId="0637D0F2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6577B1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64B91AD2" w14:textId="77777777" w:rsidTr="00304E57">
        <w:tc>
          <w:tcPr>
            <w:tcW w:w="2235" w:type="dxa"/>
          </w:tcPr>
          <w:p w14:paraId="6202D852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22319F4D" w14:textId="77777777" w:rsidR="005E3786" w:rsidRPr="0005169F" w:rsidRDefault="008C7A0A">
            <w:r w:rsidRPr="0005169F">
              <w:t>Aplicação deve rejeitar caracteres inválidos.</w:t>
            </w:r>
          </w:p>
        </w:tc>
      </w:tr>
      <w:tr w:rsidR="005E3786" w:rsidRPr="0005169F" w14:paraId="21DB5D39" w14:textId="77777777" w:rsidTr="00304E57">
        <w:tc>
          <w:tcPr>
            <w:tcW w:w="2235" w:type="dxa"/>
          </w:tcPr>
          <w:p w14:paraId="2C46DFEE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360967AE" w14:textId="78D86833" w:rsidR="005E3786" w:rsidRPr="0005169F" w:rsidRDefault="008C7A0A">
            <w:r w:rsidRPr="0005169F">
              <w:t>Aplicação não aceita caracteres especiais nem inválidos</w:t>
            </w:r>
          </w:p>
        </w:tc>
      </w:tr>
      <w:tr w:rsidR="005E3786" w:rsidRPr="0005169F" w14:paraId="6E88B9FE" w14:textId="77777777" w:rsidTr="00304E57">
        <w:tc>
          <w:tcPr>
            <w:tcW w:w="2235" w:type="dxa"/>
          </w:tcPr>
          <w:p w14:paraId="77941378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6BBD28A" w14:textId="77777777" w:rsidR="005E3786" w:rsidRPr="0005169F" w:rsidRDefault="008C7A0A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E543884" w14:textId="5CEE0073" w:rsidR="005E3786" w:rsidRPr="0005169F" w:rsidRDefault="00465533">
      <w:pPr>
        <w:pStyle w:val="Ttulo2"/>
      </w:pPr>
      <w:bookmarkStart w:id="20" w:name="_Toc209628806"/>
      <w:r w:rsidRPr="0005169F">
        <w:t xml:space="preserve">CT010 </w:t>
      </w:r>
      <w:r w:rsidR="00D4632F">
        <w:t>-</w:t>
      </w:r>
      <w:r w:rsidRPr="0005169F">
        <w:t xml:space="preserve"> </w:t>
      </w:r>
      <w:r w:rsidR="00CF0155">
        <w:t>Consultar</w:t>
      </w:r>
      <w:r w:rsidR="00D4632F">
        <w:t xml:space="preserve"> </w:t>
      </w:r>
      <w:r w:rsidR="00474C66">
        <w:t>pessoa por CPF ou por Código</w:t>
      </w:r>
      <w:bookmarkEnd w:id="20"/>
      <w:r w:rsidR="00CF0155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11A287B0" w14:textId="77777777" w:rsidTr="00304E57">
        <w:tc>
          <w:tcPr>
            <w:tcW w:w="2235" w:type="dxa"/>
          </w:tcPr>
          <w:p w14:paraId="5008E184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FC05C51" w14:textId="611235D6" w:rsidR="005E3786" w:rsidRPr="0005169F" w:rsidRDefault="000E7258">
            <w:r>
              <w:t>Validar</w:t>
            </w:r>
            <w:r w:rsidRPr="0005169F">
              <w:t xml:space="preserve"> consult</w:t>
            </w:r>
            <w:r w:rsidR="00507AC0">
              <w:t>a de</w:t>
            </w:r>
            <w:r w:rsidRPr="0005169F">
              <w:t xml:space="preserve"> dados</w:t>
            </w:r>
            <w:r>
              <w:t xml:space="preserve"> de pessoa na aplicação</w:t>
            </w:r>
            <w:r w:rsidR="00507AC0">
              <w:t xml:space="preserve"> via CPF ou Código</w:t>
            </w:r>
            <w:r w:rsidRPr="0005169F">
              <w:t>.</w:t>
            </w:r>
          </w:p>
        </w:tc>
      </w:tr>
      <w:tr w:rsidR="005E3786" w:rsidRPr="0005169F" w14:paraId="2CF00625" w14:textId="77777777" w:rsidTr="00304E57">
        <w:tc>
          <w:tcPr>
            <w:tcW w:w="2235" w:type="dxa"/>
          </w:tcPr>
          <w:p w14:paraId="233C32F2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7B36BE" w14:textId="291EE43F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consultar</w:t>
            </w:r>
            <w:r w:rsidRPr="0005169F">
              <w:br/>
              <w:t>4 – Sistema deve retornar os dados</w:t>
            </w:r>
            <w:r w:rsidR="004C4115">
              <w:t xml:space="preserve"> com sucesso</w:t>
            </w:r>
          </w:p>
        </w:tc>
      </w:tr>
      <w:tr w:rsidR="005E3786" w:rsidRPr="0005169F" w14:paraId="35D99181" w14:textId="77777777" w:rsidTr="00304E57">
        <w:tc>
          <w:tcPr>
            <w:tcW w:w="2235" w:type="dxa"/>
          </w:tcPr>
          <w:p w14:paraId="0F287B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1F0C4C5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CCB49D8" w14:textId="77777777" w:rsidTr="00304E57">
        <w:tc>
          <w:tcPr>
            <w:tcW w:w="2235" w:type="dxa"/>
          </w:tcPr>
          <w:p w14:paraId="76AFCAEA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1087708" w14:textId="21271CEE" w:rsidR="005E3786" w:rsidRPr="0005169F" w:rsidRDefault="008C7A0A">
            <w:r w:rsidRPr="0005169F">
              <w:t xml:space="preserve">Consulta deve funcionar por </w:t>
            </w:r>
            <w:r w:rsidR="00AF10B0">
              <w:t xml:space="preserve">CPF </w:t>
            </w:r>
            <w:r w:rsidRPr="0005169F">
              <w:t>ou</w:t>
            </w:r>
            <w:r w:rsidR="00AF10B0">
              <w:t xml:space="preserve"> </w:t>
            </w:r>
            <w:r w:rsidR="00AF10B0" w:rsidRPr="0005169F">
              <w:t>código</w:t>
            </w:r>
          </w:p>
        </w:tc>
      </w:tr>
      <w:tr w:rsidR="005E3786" w:rsidRPr="0005169F" w14:paraId="18F8A003" w14:textId="77777777" w:rsidTr="00304E57">
        <w:tc>
          <w:tcPr>
            <w:tcW w:w="2235" w:type="dxa"/>
          </w:tcPr>
          <w:p w14:paraId="2DDCB870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79C79C8" w14:textId="7276722A" w:rsidR="005E3786" w:rsidRPr="0005169F" w:rsidRDefault="005E3786"/>
        </w:tc>
      </w:tr>
      <w:tr w:rsidR="005E3786" w:rsidRPr="0005169F" w14:paraId="46783E39" w14:textId="77777777" w:rsidTr="00304E57">
        <w:tc>
          <w:tcPr>
            <w:tcW w:w="2235" w:type="dxa"/>
          </w:tcPr>
          <w:p w14:paraId="151F48F7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C3EF635" w14:textId="450698EA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0DF7EB00" w14:textId="53DE29BC" w:rsidR="005E3786" w:rsidRPr="0005169F" w:rsidRDefault="00465533">
      <w:pPr>
        <w:pStyle w:val="Ttulo2"/>
      </w:pPr>
      <w:bookmarkStart w:id="21" w:name="_Toc209628807"/>
      <w:r w:rsidRPr="0005169F">
        <w:t xml:space="preserve">CT011 - </w:t>
      </w:r>
      <w:r w:rsidR="0096118D">
        <w:t>Impedir inser</w:t>
      </w:r>
      <w:r w:rsidR="002D072E">
        <w:t>ção de</w:t>
      </w:r>
      <w:r w:rsidR="0096118D">
        <w:t xml:space="preserve"> pessoa</w:t>
      </w:r>
      <w:r w:rsidR="00FF52B3">
        <w:t xml:space="preserve"> </w:t>
      </w:r>
      <w:r w:rsidR="008C7A0A">
        <w:t>com campos vazios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07011A0" w14:textId="77777777" w:rsidTr="00304E57">
        <w:tc>
          <w:tcPr>
            <w:tcW w:w="2235" w:type="dxa"/>
          </w:tcPr>
          <w:p w14:paraId="7AFF0DC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5BF8C24" w14:textId="77777777" w:rsidR="005E3786" w:rsidRPr="0005169F" w:rsidRDefault="008C7A0A">
            <w:r w:rsidRPr="0005169F">
              <w:t>Validar inserção de cadastro sem campos preenchidos.</w:t>
            </w:r>
          </w:p>
        </w:tc>
      </w:tr>
      <w:tr w:rsidR="005E3786" w:rsidRPr="0005169F" w14:paraId="481F810C" w14:textId="77777777" w:rsidTr="00304E57">
        <w:tc>
          <w:tcPr>
            <w:tcW w:w="2235" w:type="dxa"/>
          </w:tcPr>
          <w:p w14:paraId="26610B1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4089021" w14:textId="794F18F2" w:rsidR="00477564" w:rsidRDefault="008C7A0A">
            <w:r w:rsidRPr="0005169F">
              <w:t>1 – Abrir a aplicação</w:t>
            </w:r>
            <w:r w:rsidRPr="0005169F">
              <w:br/>
              <w:t>2 –</w:t>
            </w:r>
            <w:r w:rsidR="00477564">
              <w:t xml:space="preserve"> Executar CT001</w:t>
            </w:r>
          </w:p>
          <w:p w14:paraId="73F2E3F1" w14:textId="076EDB45" w:rsidR="005E3786" w:rsidRPr="0005169F" w:rsidRDefault="008C7A0A">
            <w:r w:rsidRPr="0005169F">
              <w:t xml:space="preserve">3 – </w:t>
            </w:r>
            <w:r w:rsidR="00390A09">
              <w:t>Aplicação deve emitir erro para campos vazios</w:t>
            </w:r>
          </w:p>
        </w:tc>
      </w:tr>
      <w:tr w:rsidR="005E3786" w:rsidRPr="0005169F" w14:paraId="2EAE8631" w14:textId="77777777" w:rsidTr="00304E57">
        <w:tc>
          <w:tcPr>
            <w:tcW w:w="2235" w:type="dxa"/>
          </w:tcPr>
          <w:p w14:paraId="7BA683C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1B0C2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012E87" w:rsidRPr="0005169F" w14:paraId="085196F5" w14:textId="77777777" w:rsidTr="00304E57">
        <w:tc>
          <w:tcPr>
            <w:tcW w:w="2235" w:type="dxa"/>
          </w:tcPr>
          <w:p w14:paraId="785EE4F5" w14:textId="77777777" w:rsidR="00012E87" w:rsidRPr="0005169F" w:rsidRDefault="00012E87" w:rsidP="00012E87">
            <w:r w:rsidRPr="0005169F">
              <w:t>Resultado Esperado</w:t>
            </w:r>
          </w:p>
        </w:tc>
        <w:tc>
          <w:tcPr>
            <w:tcW w:w="6405" w:type="dxa"/>
          </w:tcPr>
          <w:p w14:paraId="6B827F11" w14:textId="43178865" w:rsidR="00012E87" w:rsidRPr="0005169F" w:rsidRDefault="00012E87" w:rsidP="00012E87">
            <w:r w:rsidRPr="0005169F">
              <w:t xml:space="preserve">Aplicação exibe </w:t>
            </w:r>
            <w:r>
              <w:t>mensagem</w:t>
            </w:r>
            <w:r w:rsidR="00CE600A">
              <w:t xml:space="preserve"> de campo</w:t>
            </w:r>
            <w:r w:rsidR="00A701DE">
              <w:t xml:space="preserve"> </w:t>
            </w:r>
            <w:r w:rsidR="00CE600A">
              <w:t>vazio</w:t>
            </w:r>
            <w:r w:rsidRPr="0005169F">
              <w:t xml:space="preserve"> e não permite cadastro </w:t>
            </w:r>
          </w:p>
        </w:tc>
      </w:tr>
      <w:tr w:rsidR="005E3786" w:rsidRPr="0005169F" w14:paraId="24D4B849" w14:textId="77777777" w:rsidTr="00304E57">
        <w:tc>
          <w:tcPr>
            <w:tcW w:w="2235" w:type="dxa"/>
          </w:tcPr>
          <w:p w14:paraId="3D18D82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D28E48C" w14:textId="292512F7" w:rsidR="005E3786" w:rsidRPr="0005169F" w:rsidRDefault="005E3786"/>
        </w:tc>
      </w:tr>
      <w:tr w:rsidR="005E3786" w:rsidRPr="0005169F" w14:paraId="3DF0F32A" w14:textId="77777777" w:rsidTr="00304E57">
        <w:tc>
          <w:tcPr>
            <w:tcW w:w="2235" w:type="dxa"/>
          </w:tcPr>
          <w:p w14:paraId="0FAE91E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71F118C" w14:textId="0E554BED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27AC9422" w14:textId="77777777" w:rsidR="009C6C5E" w:rsidRPr="00B87C42" w:rsidRDefault="009C6C5E"/>
    <w:sectPr w:rsidR="009C6C5E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markup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727DE"/>
    <w:rsid w:val="000A68CA"/>
    <w:rsid w:val="000E7258"/>
    <w:rsid w:val="000F1223"/>
    <w:rsid w:val="000F148C"/>
    <w:rsid w:val="0015074B"/>
    <w:rsid w:val="0017629D"/>
    <w:rsid w:val="00196774"/>
    <w:rsid w:val="001D7B82"/>
    <w:rsid w:val="002302B6"/>
    <w:rsid w:val="00230DF9"/>
    <w:rsid w:val="00280A2F"/>
    <w:rsid w:val="0029639D"/>
    <w:rsid w:val="002B0564"/>
    <w:rsid w:val="002C227E"/>
    <w:rsid w:val="002D072E"/>
    <w:rsid w:val="002D4072"/>
    <w:rsid w:val="002F119A"/>
    <w:rsid w:val="00304C05"/>
    <w:rsid w:val="00304E57"/>
    <w:rsid w:val="00307C56"/>
    <w:rsid w:val="00324D97"/>
    <w:rsid w:val="00326F90"/>
    <w:rsid w:val="003445D0"/>
    <w:rsid w:val="00376C9F"/>
    <w:rsid w:val="00385ED0"/>
    <w:rsid w:val="00390A09"/>
    <w:rsid w:val="00396D54"/>
    <w:rsid w:val="003E3891"/>
    <w:rsid w:val="003E71A1"/>
    <w:rsid w:val="00455361"/>
    <w:rsid w:val="00456292"/>
    <w:rsid w:val="00463870"/>
    <w:rsid w:val="00465533"/>
    <w:rsid w:val="004700B1"/>
    <w:rsid w:val="0047162F"/>
    <w:rsid w:val="00474C66"/>
    <w:rsid w:val="00477564"/>
    <w:rsid w:val="004949E9"/>
    <w:rsid w:val="004B523F"/>
    <w:rsid w:val="004C4115"/>
    <w:rsid w:val="004C6992"/>
    <w:rsid w:val="004F34C4"/>
    <w:rsid w:val="00507AC0"/>
    <w:rsid w:val="00514B99"/>
    <w:rsid w:val="0052669A"/>
    <w:rsid w:val="005A48E3"/>
    <w:rsid w:val="005C25D4"/>
    <w:rsid w:val="005D7502"/>
    <w:rsid w:val="005E3786"/>
    <w:rsid w:val="005F1677"/>
    <w:rsid w:val="00643B20"/>
    <w:rsid w:val="00665C10"/>
    <w:rsid w:val="006B597F"/>
    <w:rsid w:val="006C42E5"/>
    <w:rsid w:val="006C631C"/>
    <w:rsid w:val="006D18CD"/>
    <w:rsid w:val="006E1170"/>
    <w:rsid w:val="006E3329"/>
    <w:rsid w:val="006E3FD8"/>
    <w:rsid w:val="007106C6"/>
    <w:rsid w:val="007143AD"/>
    <w:rsid w:val="00743162"/>
    <w:rsid w:val="00747390"/>
    <w:rsid w:val="00751E7F"/>
    <w:rsid w:val="0075394A"/>
    <w:rsid w:val="00764FAE"/>
    <w:rsid w:val="007A7166"/>
    <w:rsid w:val="007C067C"/>
    <w:rsid w:val="00816E9C"/>
    <w:rsid w:val="0082675D"/>
    <w:rsid w:val="0085197D"/>
    <w:rsid w:val="008737AE"/>
    <w:rsid w:val="00873B66"/>
    <w:rsid w:val="008C7A0A"/>
    <w:rsid w:val="008E2067"/>
    <w:rsid w:val="008E575F"/>
    <w:rsid w:val="00903938"/>
    <w:rsid w:val="0095497E"/>
    <w:rsid w:val="0096118D"/>
    <w:rsid w:val="00961898"/>
    <w:rsid w:val="0096790F"/>
    <w:rsid w:val="009828F4"/>
    <w:rsid w:val="009837CA"/>
    <w:rsid w:val="009C1BC4"/>
    <w:rsid w:val="009C6C5E"/>
    <w:rsid w:val="009E6AF7"/>
    <w:rsid w:val="00A01322"/>
    <w:rsid w:val="00A0532E"/>
    <w:rsid w:val="00A209C6"/>
    <w:rsid w:val="00A21C56"/>
    <w:rsid w:val="00A243BA"/>
    <w:rsid w:val="00A2615D"/>
    <w:rsid w:val="00A701DE"/>
    <w:rsid w:val="00A821B2"/>
    <w:rsid w:val="00AA1D8D"/>
    <w:rsid w:val="00AA61C6"/>
    <w:rsid w:val="00AC1880"/>
    <w:rsid w:val="00AF10B0"/>
    <w:rsid w:val="00AF413F"/>
    <w:rsid w:val="00B047B8"/>
    <w:rsid w:val="00B2623C"/>
    <w:rsid w:val="00B47730"/>
    <w:rsid w:val="00B734CE"/>
    <w:rsid w:val="00B7395B"/>
    <w:rsid w:val="00B85E1F"/>
    <w:rsid w:val="00B87C42"/>
    <w:rsid w:val="00B94837"/>
    <w:rsid w:val="00BD2516"/>
    <w:rsid w:val="00C05D03"/>
    <w:rsid w:val="00C13FD9"/>
    <w:rsid w:val="00C27E00"/>
    <w:rsid w:val="00C27FAA"/>
    <w:rsid w:val="00C83B5B"/>
    <w:rsid w:val="00C93A98"/>
    <w:rsid w:val="00CB0664"/>
    <w:rsid w:val="00CC4175"/>
    <w:rsid w:val="00CD0BDE"/>
    <w:rsid w:val="00CE600A"/>
    <w:rsid w:val="00CF0155"/>
    <w:rsid w:val="00CF63E4"/>
    <w:rsid w:val="00D040FF"/>
    <w:rsid w:val="00D047A6"/>
    <w:rsid w:val="00D40574"/>
    <w:rsid w:val="00D4632F"/>
    <w:rsid w:val="00D47F56"/>
    <w:rsid w:val="00D776C8"/>
    <w:rsid w:val="00D86684"/>
    <w:rsid w:val="00D9664F"/>
    <w:rsid w:val="00DC5552"/>
    <w:rsid w:val="00E070A1"/>
    <w:rsid w:val="00E17CD9"/>
    <w:rsid w:val="00E21C30"/>
    <w:rsid w:val="00E32B27"/>
    <w:rsid w:val="00E72651"/>
    <w:rsid w:val="00E835A4"/>
    <w:rsid w:val="00EA2246"/>
    <w:rsid w:val="00EA6DFA"/>
    <w:rsid w:val="00EE1F06"/>
    <w:rsid w:val="00F17676"/>
    <w:rsid w:val="00F20BC8"/>
    <w:rsid w:val="00F41705"/>
    <w:rsid w:val="00F65CAA"/>
    <w:rsid w:val="00F666EF"/>
    <w:rsid w:val="00F83CB9"/>
    <w:rsid w:val="00FC62CF"/>
    <w:rsid w:val="00FC693F"/>
    <w:rsid w:val="00FE2D0F"/>
    <w:rsid w:val="00FF0588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8</Pages>
  <Words>1052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141</cp:revision>
  <dcterms:created xsi:type="dcterms:W3CDTF">2013-12-23T23:15:00Z</dcterms:created>
  <dcterms:modified xsi:type="dcterms:W3CDTF">2025-09-24T20:53:00Z</dcterms:modified>
  <cp:category/>
</cp:coreProperties>
</file>