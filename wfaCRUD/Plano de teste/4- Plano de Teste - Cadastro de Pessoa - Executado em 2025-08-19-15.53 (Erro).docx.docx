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69468628"/>
        <w:docPartObj>
          <w:docPartGallery w:val="Cover Pages"/>
          <w:docPartUnique/>
        </w:docPartObj>
      </w:sdtPr>
      <w:sdtEndPr/>
      <w:sdtContent>
        <w:p w14:paraId="0EA69778" w14:textId="6438F415" w:rsidR="00514B99" w:rsidRPr="0005169F" w:rsidRDefault="00514B99">
          <w:r w:rsidRPr="0005169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280D7F5B" wp14:editId="28DB98B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1A35927" id="Grupo 149" o:spid="_x0000_s1026" style="position:absolute;margin-left:0;margin-top:0;width:8in;height:95.7pt;z-index:251658243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B7E18A5" wp14:editId="7F8430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t-BR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2442686" w14:textId="14A208C6" w:rsidR="00514B99" w:rsidRPr="0005169F" w:rsidRDefault="00873B66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05169F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  <w:t>M</w:t>
                                    </w:r>
                                    <w:r w:rsidR="00FE2D0F" w:rsidRPr="0005169F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  <w:t>aria Elisângela Barbosa Mangueira</w:t>
                                    </w:r>
                                  </w:p>
                                </w:sdtContent>
                              </w:sdt>
                              <w:p w14:paraId="2B86A7FD" w14:textId="29D3B6DF" w:rsidR="00514B99" w:rsidRPr="0005169F" w:rsidRDefault="00BD77DD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pt-BR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pt-BR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E2D0F" w:rsidRPr="0005169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pt-BR"/>
                                      </w:rPr>
                                      <w:t>elisbmangueira@gmail.com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B7E18A5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3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pt-BR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2442686" w14:textId="14A208C6" w:rsidR="00514B99" w:rsidRPr="0005169F" w:rsidRDefault="00873B66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05169F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  <w:t>M</w:t>
                              </w:r>
                              <w:r w:rsidR="00FE2D0F" w:rsidRPr="0005169F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  <w:t>aria Elisângela Barbosa Mangueira</w:t>
                              </w:r>
                            </w:p>
                          </w:sdtContent>
                        </w:sdt>
                        <w:p w14:paraId="2B86A7FD" w14:textId="29D3B6DF" w:rsidR="00514B99" w:rsidRPr="0005169F" w:rsidRDefault="00BD77DD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pt-BR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pt-BR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FE2D0F" w:rsidRPr="0005169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pt-BR"/>
                                </w:rPr>
                                <w:t>elisbmangueira@gmail.com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0D56F7A1" wp14:editId="5C66A0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aixa de Texto 1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AA6C42" w14:textId="77777777" w:rsidR="00514B99" w:rsidRPr="0005169F" w:rsidRDefault="00514B99">
                                <w:pPr>
                                  <w:pStyle w:val="SemEspaamento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pt-BR"/>
                                  </w:rPr>
                                </w:pPr>
                                <w:r w:rsidRPr="0005169F"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pt-BR"/>
                                  </w:rPr>
                                  <w:t>Resumo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BR"/>
                                  </w:rPr>
                                  <w:alias w:val="Resumo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907FAA5" w14:textId="736DA1BC" w:rsidR="00514B99" w:rsidRPr="0005169F" w:rsidRDefault="00873B66" w:rsidP="00064E24">
                                    <w:pPr>
                                      <w:pStyle w:val="SemEspaamento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</w:pPr>
                                    <w:r w:rsidRPr="0005169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  <w:t>Este plano de teste visa assegurar a qualidade do sistema por meio de cenários de teste, definição de critérios de aprovação e controle de defeitos.</w:t>
                                    </w:r>
                                    <w:r w:rsidRPr="0005169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D56F7A1" id="Caixa de Texto 155" o:spid="_x0000_s1027" type="#_x0000_t202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4AA6C42" w14:textId="77777777" w:rsidR="00514B99" w:rsidRPr="0005169F" w:rsidRDefault="00514B99">
                          <w:pPr>
                            <w:pStyle w:val="SemEspaamento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  <w:lang w:val="pt-BR"/>
                            </w:rPr>
                          </w:pPr>
                          <w:r w:rsidRPr="0005169F">
                            <w:rPr>
                              <w:color w:val="4F81BD" w:themeColor="accent1"/>
                              <w:sz w:val="28"/>
                              <w:szCs w:val="28"/>
                              <w:lang w:val="pt-BR"/>
                            </w:rPr>
                            <w:t>Resumo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BR"/>
                            </w:rPr>
                            <w:alias w:val="Resumo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907FAA5" w14:textId="736DA1BC" w:rsidR="00514B99" w:rsidRPr="0005169F" w:rsidRDefault="00873B66" w:rsidP="00064E24">
                              <w:pPr>
                                <w:pStyle w:val="SemEspaamento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05169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  <w:t>Este plano de teste visa assegurar a qualidade do sistema por meio de cenários de teste, definição de critérios de aprovação e controle de defeitos.</w:t>
                              </w:r>
                              <w:r w:rsidRPr="0005169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816CDEA" wp14:editId="4DE676E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aixa de Texto 1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7C8BC6" w14:textId="23CBD65C" w:rsidR="00514B99" w:rsidRPr="0005169F" w:rsidRDefault="00BD77DD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14B99" w:rsidRPr="0005169F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Cadastro de pessoa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60AD6EA" w14:textId="7658203F" w:rsidR="00514B99" w:rsidRPr="0005169F" w:rsidRDefault="00514B9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05169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Plano de Teste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816CDEA" id="Caixa de Texto 157" o:spid="_x0000_s1028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57C8BC6" w14:textId="23CBD65C" w:rsidR="00514B99" w:rsidRPr="0005169F" w:rsidRDefault="00BD77DD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14B99" w:rsidRPr="0005169F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Cadastro de pessoa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60AD6EA" w14:textId="7658203F" w:rsidR="00514B99" w:rsidRPr="0005169F" w:rsidRDefault="00514B9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05169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Plano de Teste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0F9E57F" w14:textId="089F72A8" w:rsidR="00514B99" w:rsidRPr="0005169F" w:rsidRDefault="00514B99">
          <w:r w:rsidRPr="0005169F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302738630"/>
        <w:docPartObj>
          <w:docPartGallery w:val="Table of Contents"/>
          <w:docPartUnique/>
        </w:docPartObj>
      </w:sdtPr>
      <w:sdtEndPr/>
      <w:sdtContent>
        <w:p w14:paraId="729F4FAF" w14:textId="060FCA60" w:rsidR="003445D0" w:rsidRPr="0005169F" w:rsidRDefault="003445D0">
          <w:pPr>
            <w:pStyle w:val="CabealhodoSumrio"/>
          </w:pPr>
          <w:r w:rsidRPr="0005169F">
            <w:t>Sumário</w:t>
          </w:r>
        </w:p>
        <w:p w14:paraId="07D24863" w14:textId="392C34B9" w:rsidR="00BD77DD" w:rsidRDefault="003445D0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05169F">
            <w:fldChar w:fldCharType="begin"/>
          </w:r>
          <w:r w:rsidRPr="0005169F">
            <w:instrText xml:space="preserve"> TOC \o "1-3" \h \z \u </w:instrText>
          </w:r>
          <w:r w:rsidRPr="0005169F">
            <w:fldChar w:fldCharType="separate"/>
          </w:r>
          <w:hyperlink w:anchor="_Toc209628947" w:history="1">
            <w:r w:rsidR="00BD77DD" w:rsidRPr="008659C8">
              <w:rPr>
                <w:rStyle w:val="Hyperlink"/>
                <w:noProof/>
              </w:rPr>
              <w:t>Objetivo</w:t>
            </w:r>
            <w:r w:rsidR="00BD77DD">
              <w:rPr>
                <w:noProof/>
                <w:webHidden/>
              </w:rPr>
              <w:tab/>
            </w:r>
            <w:r w:rsidR="00BD77DD">
              <w:rPr>
                <w:noProof/>
                <w:webHidden/>
              </w:rPr>
              <w:fldChar w:fldCharType="begin"/>
            </w:r>
            <w:r w:rsidR="00BD77DD">
              <w:rPr>
                <w:noProof/>
                <w:webHidden/>
              </w:rPr>
              <w:instrText xml:space="preserve"> PAGEREF _Toc209628947 \h </w:instrText>
            </w:r>
            <w:r w:rsidR="00BD77DD">
              <w:rPr>
                <w:noProof/>
                <w:webHidden/>
              </w:rPr>
            </w:r>
            <w:r w:rsidR="00BD77DD">
              <w:rPr>
                <w:noProof/>
                <w:webHidden/>
              </w:rPr>
              <w:fldChar w:fldCharType="separate"/>
            </w:r>
            <w:r w:rsidR="00BD77DD">
              <w:rPr>
                <w:noProof/>
                <w:webHidden/>
              </w:rPr>
              <w:t>2</w:t>
            </w:r>
            <w:r w:rsidR="00BD77DD">
              <w:rPr>
                <w:noProof/>
                <w:webHidden/>
              </w:rPr>
              <w:fldChar w:fldCharType="end"/>
            </w:r>
          </w:hyperlink>
        </w:p>
        <w:p w14:paraId="292FA1B5" w14:textId="5126F3FD" w:rsidR="00BD77DD" w:rsidRDefault="00BD77DD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948" w:history="1">
            <w:r w:rsidRPr="008659C8">
              <w:rPr>
                <w:rStyle w:val="Hyperlink"/>
                <w:noProof/>
              </w:rPr>
              <w:t>Histórico de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B68E2" w14:textId="4A63069D" w:rsidR="00BD77DD" w:rsidRDefault="00BD77DD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949" w:history="1">
            <w:r w:rsidRPr="008659C8">
              <w:rPr>
                <w:rStyle w:val="Hyperlink"/>
                <w:noProof/>
              </w:rPr>
              <w:t>Cenários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36E90" w14:textId="5A827CAB" w:rsidR="00BD77DD" w:rsidRDefault="00BD77DD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950" w:history="1">
            <w:r w:rsidRPr="008659C8">
              <w:rPr>
                <w:rStyle w:val="Hyperlink"/>
                <w:noProof/>
              </w:rPr>
              <w:t>CT001 – Inserir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5303A" w14:textId="181B404D" w:rsidR="00BD77DD" w:rsidRDefault="00BD77DD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951" w:history="1">
            <w:r w:rsidRPr="008659C8">
              <w:rPr>
                <w:rStyle w:val="Hyperlink"/>
                <w:noProof/>
              </w:rPr>
              <w:t>CT002 – Alterar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7F776" w14:textId="58CA6900" w:rsidR="00BD77DD" w:rsidRDefault="00BD77DD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952" w:history="1">
            <w:r w:rsidRPr="008659C8">
              <w:rPr>
                <w:rStyle w:val="Hyperlink"/>
                <w:noProof/>
              </w:rPr>
              <w:t>CT003 – Consultar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D5443" w14:textId="53711BEF" w:rsidR="00BD77DD" w:rsidRDefault="00BD77DD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953" w:history="1">
            <w:r w:rsidRPr="008659C8">
              <w:rPr>
                <w:rStyle w:val="Hyperlink"/>
                <w:noProof/>
              </w:rPr>
              <w:t>CT004 – Excluir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68BD8" w14:textId="5F4BBABD" w:rsidR="00BD77DD" w:rsidRDefault="00BD77DD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954" w:history="1">
            <w:r w:rsidRPr="008659C8">
              <w:rPr>
                <w:rStyle w:val="Hyperlink"/>
                <w:noProof/>
              </w:rPr>
              <w:t>CT005 - Consultar lista de pessoas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FC0E6" w14:textId="17E534D8" w:rsidR="00BD77DD" w:rsidRDefault="00BD77DD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955" w:history="1">
            <w:r w:rsidRPr="008659C8">
              <w:rPr>
                <w:rStyle w:val="Hyperlink"/>
                <w:noProof/>
              </w:rPr>
              <w:t>CT006 - Limpar campos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812D0" w14:textId="74D9EF45" w:rsidR="00BD77DD" w:rsidRDefault="00BD77DD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956" w:history="1">
            <w:r w:rsidRPr="008659C8">
              <w:rPr>
                <w:rStyle w:val="Hyperlink"/>
                <w:noProof/>
              </w:rPr>
              <w:t>CT007 - Sair da aplicação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6BEE7" w14:textId="5B34570B" w:rsidR="00BD77DD" w:rsidRDefault="00BD77DD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957" w:history="1">
            <w:r w:rsidRPr="008659C8">
              <w:rPr>
                <w:rStyle w:val="Hyperlink"/>
                <w:noProof/>
              </w:rPr>
              <w:t>CT008 – Testar inatividade sem erro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6A22D" w14:textId="3F173B7E" w:rsidR="00BD77DD" w:rsidRDefault="00BD77DD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958" w:history="1">
            <w:r w:rsidRPr="008659C8">
              <w:rPr>
                <w:rStyle w:val="Hyperlink"/>
                <w:noProof/>
              </w:rPr>
              <w:t>CT009 - Impedir inserção de caracteres inválidos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4E5F" w14:textId="60704F40" w:rsidR="00BD77DD" w:rsidRDefault="00BD77DD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959" w:history="1">
            <w:r w:rsidRPr="008659C8">
              <w:rPr>
                <w:rStyle w:val="Hyperlink"/>
                <w:noProof/>
              </w:rPr>
              <w:t>CT010 - Consultar pessoa por CPF ou por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36AEE" w14:textId="5E94A8F3" w:rsidR="00BD77DD" w:rsidRDefault="00BD77DD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960" w:history="1">
            <w:r w:rsidRPr="008659C8">
              <w:rPr>
                <w:rStyle w:val="Hyperlink"/>
                <w:noProof/>
              </w:rPr>
              <w:t>CT011 - Impedir inserção de pessoa com campos vazios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9ECD2" w14:textId="2BE7F1DC" w:rsidR="00BD77DD" w:rsidRDefault="00BD77DD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28961" w:history="1">
            <w:r w:rsidRPr="008659C8">
              <w:rPr>
                <w:rStyle w:val="Hyperlink"/>
                <w:noProof/>
              </w:rPr>
              <w:t>CT012 - Identificar usuário 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_Toc209628961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0E7E7" w14:textId="6DFF359D" w:rsidR="003445D0" w:rsidRPr="0005169F" w:rsidRDefault="003445D0">
          <w:r w:rsidRPr="0005169F">
            <w:rPr>
              <w:b/>
              <w:bCs/>
            </w:rPr>
            <w:fldChar w:fldCharType="end"/>
          </w:r>
        </w:p>
      </w:sdtContent>
    </w:sdt>
    <w:p w14:paraId="3672B8B2" w14:textId="77777777" w:rsidR="003445D0" w:rsidRPr="0005169F" w:rsidRDefault="003445D0"/>
    <w:p w14:paraId="7F91E3DD" w14:textId="620A0BC7" w:rsidR="003445D0" w:rsidRPr="0005169F" w:rsidRDefault="003445D0">
      <w:r w:rsidRPr="0005169F">
        <w:br w:type="page"/>
      </w:r>
    </w:p>
    <w:p w14:paraId="1303E148" w14:textId="0E6CD0C6" w:rsidR="005E3786" w:rsidRPr="0005169F" w:rsidRDefault="008C7A0A" w:rsidP="00A21C56">
      <w:pPr>
        <w:pStyle w:val="Ttulo1"/>
      </w:pPr>
      <w:bookmarkStart w:id="0" w:name="_Toc209628947"/>
      <w:r w:rsidRPr="0005169F">
        <w:lastRenderedPageBreak/>
        <w:t>Objetivo</w:t>
      </w:r>
      <w:bookmarkEnd w:id="0"/>
    </w:p>
    <w:p w14:paraId="16E63684" w14:textId="77777777" w:rsidR="005E3786" w:rsidRPr="0005169F" w:rsidRDefault="008C7A0A">
      <w:r w:rsidRPr="0005169F">
        <w:t>O sistema deve permitir ao usuário se cadastrar, excluir cadastro e alterar cadastro na plataforma.</w:t>
      </w:r>
    </w:p>
    <w:p w14:paraId="18C611A4" w14:textId="77777777" w:rsidR="005E3786" w:rsidRPr="0005169F" w:rsidRDefault="008C7A0A" w:rsidP="00A21C56">
      <w:pPr>
        <w:pStyle w:val="Ttulo1"/>
      </w:pPr>
      <w:bookmarkStart w:id="1" w:name="_Toc209628948"/>
      <w:r w:rsidRPr="0005169F">
        <w:t>Histórico de Versões</w:t>
      </w:r>
      <w:bookmarkEnd w:id="1"/>
    </w:p>
    <w:tbl>
      <w:tblPr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7"/>
        <w:gridCol w:w="1271"/>
        <w:gridCol w:w="4560"/>
        <w:gridCol w:w="1241"/>
      </w:tblGrid>
      <w:tr w:rsidR="00EA6DFA" w:rsidRPr="0005169F" w14:paraId="51A21D32" w14:textId="77777777" w:rsidTr="007A7166">
        <w:trPr>
          <w:trHeight w:val="58"/>
        </w:trPr>
        <w:tc>
          <w:tcPr>
            <w:tcW w:w="2357" w:type="dxa"/>
          </w:tcPr>
          <w:p w14:paraId="019F7016" w14:textId="77777777" w:rsidR="00EA6DFA" w:rsidRPr="0005169F" w:rsidRDefault="00EA6DFA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Data</w:t>
            </w:r>
          </w:p>
        </w:tc>
        <w:tc>
          <w:tcPr>
            <w:tcW w:w="1271" w:type="dxa"/>
          </w:tcPr>
          <w:p w14:paraId="5C9BB59C" w14:textId="77777777" w:rsidR="00EA6DFA" w:rsidRPr="0005169F" w:rsidRDefault="00EA6DFA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Versão</w:t>
            </w:r>
          </w:p>
        </w:tc>
        <w:tc>
          <w:tcPr>
            <w:tcW w:w="4560" w:type="dxa"/>
          </w:tcPr>
          <w:p w14:paraId="5C9315A9" w14:textId="77777777" w:rsidR="00EA6DFA" w:rsidRPr="0005169F" w:rsidRDefault="00EA6DFA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Descrição</w:t>
            </w:r>
          </w:p>
        </w:tc>
        <w:tc>
          <w:tcPr>
            <w:tcW w:w="1241" w:type="dxa"/>
          </w:tcPr>
          <w:p w14:paraId="11B2E098" w14:textId="77777777" w:rsidR="00EA6DFA" w:rsidRPr="0005169F" w:rsidRDefault="00EA6DFA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Autor</w:t>
            </w:r>
          </w:p>
        </w:tc>
      </w:tr>
      <w:tr w:rsidR="00EA6DFA" w:rsidRPr="0005169F" w14:paraId="354504B4" w14:textId="77777777" w:rsidTr="006C42E5">
        <w:trPr>
          <w:trHeight w:val="463"/>
        </w:trPr>
        <w:tc>
          <w:tcPr>
            <w:tcW w:w="2357" w:type="dxa"/>
          </w:tcPr>
          <w:p w14:paraId="5346E473" w14:textId="77777777" w:rsidR="00EA6DFA" w:rsidRPr="0005169F" w:rsidRDefault="00EA6DFA">
            <w:r w:rsidRPr="0005169F">
              <w:t>03/08/2025</w:t>
            </w:r>
          </w:p>
        </w:tc>
        <w:tc>
          <w:tcPr>
            <w:tcW w:w="1271" w:type="dxa"/>
          </w:tcPr>
          <w:p w14:paraId="61B6EF16" w14:textId="77777777" w:rsidR="00EA6DFA" w:rsidRPr="0005169F" w:rsidRDefault="00EA6DFA">
            <w:r w:rsidRPr="0005169F">
              <w:t>1.1</w:t>
            </w:r>
          </w:p>
        </w:tc>
        <w:tc>
          <w:tcPr>
            <w:tcW w:w="4560" w:type="dxa"/>
          </w:tcPr>
          <w:p w14:paraId="41FEFAA1" w14:textId="18E0340F" w:rsidR="00EA6DFA" w:rsidRPr="0005169F" w:rsidRDefault="00E21C30">
            <w:r>
              <w:t xml:space="preserve">Criados </w:t>
            </w:r>
            <w:r w:rsidR="006C631C">
              <w:t>casos de teste</w:t>
            </w:r>
            <w:r>
              <w:t xml:space="preserve"> de 01 até 04</w:t>
            </w:r>
          </w:p>
        </w:tc>
        <w:tc>
          <w:tcPr>
            <w:tcW w:w="1241" w:type="dxa"/>
          </w:tcPr>
          <w:p w14:paraId="6DE1D1F2" w14:textId="77777777" w:rsidR="00EA6DFA" w:rsidRPr="0005169F" w:rsidRDefault="00EA6DFA">
            <w:r w:rsidRPr="0005169F">
              <w:t>Elisângela Mangueira</w:t>
            </w:r>
          </w:p>
        </w:tc>
      </w:tr>
      <w:tr w:rsidR="00EA6DFA" w:rsidRPr="0005169F" w14:paraId="60F3383E" w14:textId="77777777" w:rsidTr="006C42E5">
        <w:trPr>
          <w:trHeight w:val="78"/>
        </w:trPr>
        <w:tc>
          <w:tcPr>
            <w:tcW w:w="2357" w:type="dxa"/>
          </w:tcPr>
          <w:p w14:paraId="33D23852" w14:textId="77777777" w:rsidR="00EA6DFA" w:rsidRPr="0005169F" w:rsidRDefault="00EA6DFA">
            <w:r w:rsidRPr="0005169F">
              <w:t>04/08/2025</w:t>
            </w:r>
          </w:p>
        </w:tc>
        <w:tc>
          <w:tcPr>
            <w:tcW w:w="1271" w:type="dxa"/>
          </w:tcPr>
          <w:p w14:paraId="22C76DD8" w14:textId="77777777" w:rsidR="00EA6DFA" w:rsidRPr="0005169F" w:rsidRDefault="00EA6DFA">
            <w:r w:rsidRPr="0005169F">
              <w:t>1.2</w:t>
            </w:r>
          </w:p>
        </w:tc>
        <w:tc>
          <w:tcPr>
            <w:tcW w:w="4560" w:type="dxa"/>
          </w:tcPr>
          <w:p w14:paraId="57CDB8F4" w14:textId="23DE5B17" w:rsidR="00EA6DFA" w:rsidRPr="0005169F" w:rsidRDefault="00E21C30">
            <w:r>
              <w:t xml:space="preserve">Criados </w:t>
            </w:r>
            <w:r w:rsidR="006C631C">
              <w:t xml:space="preserve">casos de teste </w:t>
            </w:r>
            <w:r>
              <w:t>de 05 até 08</w:t>
            </w:r>
          </w:p>
        </w:tc>
        <w:tc>
          <w:tcPr>
            <w:tcW w:w="1241" w:type="dxa"/>
          </w:tcPr>
          <w:p w14:paraId="0A3D5F68" w14:textId="77777777" w:rsidR="00EA6DFA" w:rsidRPr="0005169F" w:rsidRDefault="00EA6DFA">
            <w:r w:rsidRPr="0005169F">
              <w:t>Elisângela Mangueira</w:t>
            </w:r>
          </w:p>
        </w:tc>
      </w:tr>
      <w:tr w:rsidR="00EA6DFA" w:rsidRPr="0005169F" w14:paraId="1B7DBD0E" w14:textId="77777777" w:rsidTr="006C42E5">
        <w:trPr>
          <w:trHeight w:val="415"/>
        </w:trPr>
        <w:tc>
          <w:tcPr>
            <w:tcW w:w="2357" w:type="dxa"/>
          </w:tcPr>
          <w:p w14:paraId="6DC18E58" w14:textId="77777777" w:rsidR="00EA6DFA" w:rsidRPr="0005169F" w:rsidRDefault="00EA6DFA">
            <w:r w:rsidRPr="0005169F">
              <w:t>06/08/2025</w:t>
            </w:r>
          </w:p>
        </w:tc>
        <w:tc>
          <w:tcPr>
            <w:tcW w:w="1271" w:type="dxa"/>
          </w:tcPr>
          <w:p w14:paraId="357EAE6B" w14:textId="77777777" w:rsidR="00EA6DFA" w:rsidRPr="0005169F" w:rsidRDefault="00EA6DFA">
            <w:r w:rsidRPr="0005169F">
              <w:t>1.3</w:t>
            </w:r>
          </w:p>
        </w:tc>
        <w:tc>
          <w:tcPr>
            <w:tcW w:w="4560" w:type="dxa"/>
          </w:tcPr>
          <w:p w14:paraId="57F620CD" w14:textId="7001BDF3" w:rsidR="00EA6DFA" w:rsidRPr="0005169F" w:rsidRDefault="00E21C30">
            <w:r>
              <w:t xml:space="preserve">Criados </w:t>
            </w:r>
            <w:r w:rsidR="006C631C">
              <w:t xml:space="preserve">casos de teste </w:t>
            </w:r>
            <w:r>
              <w:t xml:space="preserve">de 09 até </w:t>
            </w:r>
            <w:r w:rsidR="006C631C">
              <w:t>11</w:t>
            </w:r>
          </w:p>
        </w:tc>
        <w:tc>
          <w:tcPr>
            <w:tcW w:w="1241" w:type="dxa"/>
          </w:tcPr>
          <w:p w14:paraId="185541D3" w14:textId="77777777" w:rsidR="00EA6DFA" w:rsidRPr="0005169F" w:rsidRDefault="00EA6DFA">
            <w:r w:rsidRPr="0005169F">
              <w:t>Elisângela Mangueira</w:t>
            </w:r>
          </w:p>
        </w:tc>
      </w:tr>
    </w:tbl>
    <w:p w14:paraId="662C8A0A" w14:textId="77777777" w:rsidR="00A21C56" w:rsidRPr="0005169F" w:rsidRDefault="00A21C56">
      <w:pPr>
        <w:pStyle w:val="Ttulo2"/>
      </w:pPr>
    </w:p>
    <w:p w14:paraId="23094FC0" w14:textId="77777777" w:rsidR="00A21C56" w:rsidRPr="0005169F" w:rsidRDefault="00A21C5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5169F">
        <w:br w:type="page"/>
      </w:r>
    </w:p>
    <w:p w14:paraId="5568E392" w14:textId="5FBBCBD6" w:rsidR="003445D0" w:rsidRPr="0005169F" w:rsidRDefault="005F1677" w:rsidP="00C83B5B">
      <w:pPr>
        <w:pStyle w:val="Ttulo1"/>
      </w:pPr>
      <w:bookmarkStart w:id="2" w:name="_Toc209628949"/>
      <w:r w:rsidRPr="0005169F">
        <w:t>Cen</w:t>
      </w:r>
      <w:r w:rsidR="002302B6" w:rsidRPr="0005169F">
        <w:t>á</w:t>
      </w:r>
      <w:r w:rsidRPr="0005169F">
        <w:t>rios de Testes</w:t>
      </w:r>
      <w:bookmarkEnd w:id="2"/>
    </w:p>
    <w:p w14:paraId="36822161" w14:textId="26962D2F" w:rsidR="005E3786" w:rsidRPr="0005169F" w:rsidRDefault="00903938">
      <w:pPr>
        <w:pStyle w:val="Ttulo2"/>
      </w:pPr>
      <w:bookmarkStart w:id="3" w:name="_Toc209628950"/>
      <w:r w:rsidRPr="0005169F">
        <w:t xml:space="preserve">CT001 </w:t>
      </w:r>
      <w:r w:rsidR="005D7502" w:rsidRPr="0005169F">
        <w:t>–</w:t>
      </w:r>
      <w:r w:rsidRPr="0005169F">
        <w:t xml:space="preserve"> Inserir</w:t>
      </w:r>
      <w:r w:rsidR="005D7502" w:rsidRPr="0005169F">
        <w:t xml:space="preserve"> pessoa</w:t>
      </w:r>
      <w:r w:rsidR="00014645" w:rsidRPr="0005169F">
        <w:t xml:space="preserve"> com sucesso</w:t>
      </w:r>
      <w:bookmarkEnd w:id="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66A502EE" w14:textId="77777777" w:rsidTr="00D047A6">
        <w:tc>
          <w:tcPr>
            <w:tcW w:w="2235" w:type="dxa"/>
          </w:tcPr>
          <w:p w14:paraId="3947579C" w14:textId="77777777" w:rsidR="005E3786" w:rsidRPr="0005169F" w:rsidRDefault="008C7A0A" w:rsidP="007625D1">
            <w:r w:rsidRPr="0005169F">
              <w:t>Descrição</w:t>
            </w:r>
          </w:p>
        </w:tc>
        <w:tc>
          <w:tcPr>
            <w:tcW w:w="6405" w:type="dxa"/>
          </w:tcPr>
          <w:p w14:paraId="00F8DF8E" w14:textId="636E1A52" w:rsidR="005E3786" w:rsidRPr="0005169F" w:rsidRDefault="00463870" w:rsidP="007625D1">
            <w:r w:rsidRPr="0005169F">
              <w:t>Inserir dados de nova pessoa no sistema.</w:t>
            </w:r>
          </w:p>
        </w:tc>
      </w:tr>
      <w:tr w:rsidR="005E3786" w:rsidRPr="0005169F" w14:paraId="3D2ADB4E" w14:textId="77777777" w:rsidTr="00D047A6">
        <w:tc>
          <w:tcPr>
            <w:tcW w:w="2235" w:type="dxa"/>
          </w:tcPr>
          <w:p w14:paraId="636E5514" w14:textId="77777777" w:rsidR="005E3786" w:rsidRPr="0005169F" w:rsidRDefault="008C7A0A" w:rsidP="007625D1">
            <w:r w:rsidRPr="0005169F">
              <w:t>Passos</w:t>
            </w:r>
          </w:p>
        </w:tc>
        <w:tc>
          <w:tcPr>
            <w:tcW w:w="6405" w:type="dxa"/>
          </w:tcPr>
          <w:p w14:paraId="1AC2C5CC" w14:textId="392D5816" w:rsidR="005E3786" w:rsidRPr="0005169F" w:rsidRDefault="008C7A0A" w:rsidP="007625D1">
            <w:r w:rsidRPr="0005169F">
              <w:t>1 – Abrir a aplicação</w:t>
            </w:r>
            <w:r w:rsidRPr="0005169F">
              <w:br/>
              <w:t>2 – Inserir os dados nos campos Nome, E-mail, Telefone, CPF</w:t>
            </w:r>
            <w:r w:rsidRPr="0005169F">
              <w:br/>
              <w:t>3 – Clicar no botão inserir</w:t>
            </w:r>
            <w:r w:rsidRPr="0005169F">
              <w:br/>
              <w:t>4 – O sistema precisa emitir mensagem de sucesso</w:t>
            </w:r>
            <w:r w:rsidRPr="0005169F">
              <w:br/>
              <w:t>5 – Verificar no banco de dados se o cadastro foi inserido</w:t>
            </w:r>
          </w:p>
        </w:tc>
      </w:tr>
      <w:tr w:rsidR="005E3786" w:rsidRPr="0005169F" w14:paraId="3512594E" w14:textId="77777777" w:rsidTr="00D047A6">
        <w:tc>
          <w:tcPr>
            <w:tcW w:w="2235" w:type="dxa"/>
          </w:tcPr>
          <w:p w14:paraId="302C2205" w14:textId="77777777" w:rsidR="005E3786" w:rsidRPr="0005169F" w:rsidRDefault="008C7A0A" w:rsidP="007625D1">
            <w:r w:rsidRPr="0005169F">
              <w:t>Prioridade</w:t>
            </w:r>
          </w:p>
        </w:tc>
        <w:tc>
          <w:tcPr>
            <w:tcW w:w="6405" w:type="dxa"/>
          </w:tcPr>
          <w:p w14:paraId="2821D5C3" w14:textId="77777777" w:rsidR="005E3786" w:rsidRPr="00CF63E4" w:rsidRDefault="008C7A0A" w:rsidP="007625D1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416526A0" w14:textId="77777777" w:rsidTr="00D047A6">
        <w:tc>
          <w:tcPr>
            <w:tcW w:w="2235" w:type="dxa"/>
          </w:tcPr>
          <w:p w14:paraId="1BF8D968" w14:textId="77777777" w:rsidR="005E3786" w:rsidRPr="0005169F" w:rsidRDefault="008C7A0A" w:rsidP="007625D1">
            <w:r w:rsidRPr="0005169F">
              <w:t>Resultado Esperado</w:t>
            </w:r>
          </w:p>
        </w:tc>
        <w:tc>
          <w:tcPr>
            <w:tcW w:w="6405" w:type="dxa"/>
          </w:tcPr>
          <w:p w14:paraId="34B93CFB" w14:textId="5F36176B" w:rsidR="005E3786" w:rsidRPr="0005169F" w:rsidRDefault="008C7A0A" w:rsidP="007625D1">
            <w:r w:rsidRPr="0005169F">
              <w:t>Cadastro inserido corretamente no banco de dados após mensagem de sucesso</w:t>
            </w:r>
          </w:p>
        </w:tc>
      </w:tr>
      <w:tr w:rsidR="008F74C5" w:rsidRPr="0005169F" w14:paraId="5D7B7DDE" w14:textId="77777777" w:rsidTr="00D047A6">
        <w:tc>
          <w:tcPr>
            <w:tcW w:w="2235" w:type="dxa"/>
          </w:tcPr>
          <w:p w14:paraId="60879FDD" w14:textId="77777777" w:rsidR="008F74C5" w:rsidRPr="0005169F" w:rsidRDefault="008F74C5" w:rsidP="007625D1">
            <w:r w:rsidRPr="0005169F">
              <w:t>Resultado Obtido</w:t>
            </w:r>
          </w:p>
        </w:tc>
        <w:tc>
          <w:tcPr>
            <w:tcW w:w="6405" w:type="dxa"/>
          </w:tcPr>
          <w:p w14:paraId="4E0CD606" w14:textId="703719E3" w:rsidR="008F74C5" w:rsidRPr="0005169F" w:rsidRDefault="008F74C5" w:rsidP="007625D1">
            <w:r w:rsidRPr="0005169F">
              <w:t>Cadastro sobe para o banco e apresenta mensagem de sucesso</w:t>
            </w:r>
          </w:p>
        </w:tc>
      </w:tr>
      <w:tr w:rsidR="008F74C5" w:rsidRPr="0005169F" w14:paraId="3790F94B" w14:textId="77777777" w:rsidTr="00D047A6">
        <w:tc>
          <w:tcPr>
            <w:tcW w:w="2235" w:type="dxa"/>
          </w:tcPr>
          <w:p w14:paraId="659897BF" w14:textId="77777777" w:rsidR="008F74C5" w:rsidRPr="0005169F" w:rsidRDefault="008F74C5" w:rsidP="007625D1">
            <w:r w:rsidRPr="0005169F">
              <w:t>Status</w:t>
            </w:r>
          </w:p>
        </w:tc>
        <w:tc>
          <w:tcPr>
            <w:tcW w:w="6405" w:type="dxa"/>
          </w:tcPr>
          <w:p w14:paraId="2A025C05" w14:textId="0CE90331" w:rsidR="008F74C5" w:rsidRPr="0005169F" w:rsidRDefault="008F74C5" w:rsidP="007625D1">
            <w:pPr>
              <w:rPr>
                <w:b/>
                <w:bCs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4FB8850B" w14:textId="23A9A30E" w:rsidR="005E3786" w:rsidRPr="0005169F" w:rsidRDefault="00465533">
      <w:pPr>
        <w:pStyle w:val="Ttulo2"/>
      </w:pPr>
      <w:bookmarkStart w:id="4" w:name="_Toc209628951"/>
      <w:r w:rsidRPr="0005169F">
        <w:t xml:space="preserve">CT002 </w:t>
      </w:r>
      <w:r w:rsidR="00B734CE" w:rsidRPr="0005169F">
        <w:t>–</w:t>
      </w:r>
      <w:r w:rsidRPr="0005169F">
        <w:t xml:space="preserve"> </w:t>
      </w:r>
      <w:del w:id="5" w:author="Microsoft Word" w:date="2025-09-23T15:44:00Z" w16du:dateUtc="2025-09-23T18:44:00Z">
        <w:r w:rsidRPr="0005169F">
          <w:delText>Altera</w:delText>
        </w:r>
        <w:r w:rsidR="00B734CE" w:rsidRPr="0005169F">
          <w:delText>ção de cadastro de</w:delText>
        </w:r>
      </w:del>
      <w:ins w:id="6" w:author="Microsoft Word" w:date="2025-09-23T15:44:00Z" w16du:dateUtc="2025-09-23T18:44:00Z">
        <w:r w:rsidRPr="0005169F">
          <w:t>Altera</w:t>
        </w:r>
        <w:r w:rsidR="00385ED0" w:rsidRPr="0005169F">
          <w:t>r</w:t>
        </w:r>
      </w:ins>
      <w:r w:rsidR="00B734CE" w:rsidRPr="0005169F">
        <w:t xml:space="preserve"> </w:t>
      </w:r>
      <w:r w:rsidR="008737AE" w:rsidRPr="0005169F">
        <w:t>pessoa</w:t>
      </w:r>
      <w:ins w:id="7" w:author="Microsoft Word" w:date="2025-09-23T15:44:00Z" w16du:dateUtc="2025-09-23T18:44:00Z">
        <w:r w:rsidR="00385ED0" w:rsidRPr="0005169F">
          <w:t xml:space="preserve"> com sucesso</w:t>
        </w:r>
      </w:ins>
      <w:bookmarkEnd w:id="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5A55B50B" w14:textId="77777777" w:rsidTr="00C13FD9">
        <w:tc>
          <w:tcPr>
            <w:tcW w:w="2235" w:type="dxa"/>
          </w:tcPr>
          <w:p w14:paraId="74D4C5D1" w14:textId="77777777" w:rsidR="005E3786" w:rsidRPr="0005169F" w:rsidRDefault="008C7A0A" w:rsidP="007625D1">
            <w:r w:rsidRPr="0005169F">
              <w:t>Descrição</w:t>
            </w:r>
          </w:p>
        </w:tc>
        <w:tc>
          <w:tcPr>
            <w:tcW w:w="6405" w:type="dxa"/>
          </w:tcPr>
          <w:p w14:paraId="21B5E66D" w14:textId="77777777" w:rsidR="005E3786" w:rsidRPr="0005169F" w:rsidRDefault="008C7A0A" w:rsidP="007625D1">
            <w:r w:rsidRPr="0005169F">
              <w:t>Permitir alterar dados de um usuário já cadastrado.</w:t>
            </w:r>
          </w:p>
        </w:tc>
      </w:tr>
      <w:tr w:rsidR="005E3786" w:rsidRPr="0005169F" w14:paraId="07C65815" w14:textId="77777777" w:rsidTr="00C13FD9">
        <w:tc>
          <w:tcPr>
            <w:tcW w:w="2235" w:type="dxa"/>
          </w:tcPr>
          <w:p w14:paraId="250F51D9" w14:textId="77777777" w:rsidR="005E3786" w:rsidRPr="0005169F" w:rsidRDefault="008C7A0A" w:rsidP="007625D1">
            <w:r w:rsidRPr="0005169F">
              <w:t>Passos</w:t>
            </w:r>
          </w:p>
        </w:tc>
        <w:tc>
          <w:tcPr>
            <w:tcW w:w="6405" w:type="dxa"/>
          </w:tcPr>
          <w:p w14:paraId="57C3A60E" w14:textId="1652ADF1" w:rsidR="005E3786" w:rsidRPr="0005169F" w:rsidRDefault="008C7A0A" w:rsidP="007625D1">
            <w:r w:rsidRPr="0005169F">
              <w:t>1 – Abrir a aplicação</w:t>
            </w:r>
            <w:r w:rsidRPr="0005169F">
              <w:br/>
              <w:t>2 – Inserir os dados nos campos Nome, Email, Telefone, CPF</w:t>
            </w:r>
            <w:r w:rsidRPr="0005169F">
              <w:br/>
              <w:t>3 – Clicar no botão alterar</w:t>
            </w:r>
            <w:r w:rsidRPr="0005169F">
              <w:br/>
              <w:t>4 – Alterar os campos e verificar</w:t>
            </w:r>
            <w:r w:rsidRPr="0005169F">
              <w:br/>
              <w:t>5 – O sistema precisa emitir mensagem de sucesso</w:t>
            </w:r>
            <w:r w:rsidRPr="0005169F">
              <w:br/>
              <w:t>6 – Verificar no banco de dados se o cadastro foi alterado</w:t>
            </w:r>
          </w:p>
        </w:tc>
      </w:tr>
      <w:tr w:rsidR="005E3786" w:rsidRPr="0005169F" w14:paraId="7A3976E1" w14:textId="77777777" w:rsidTr="00C13FD9">
        <w:tc>
          <w:tcPr>
            <w:tcW w:w="2235" w:type="dxa"/>
          </w:tcPr>
          <w:p w14:paraId="5F2DCDCE" w14:textId="77777777" w:rsidR="005E3786" w:rsidRPr="0005169F" w:rsidRDefault="008C7A0A" w:rsidP="007625D1">
            <w:r w:rsidRPr="0005169F">
              <w:t>Prioridade</w:t>
            </w:r>
          </w:p>
        </w:tc>
        <w:tc>
          <w:tcPr>
            <w:tcW w:w="6405" w:type="dxa"/>
          </w:tcPr>
          <w:p w14:paraId="7B3D502B" w14:textId="77777777" w:rsidR="005E3786" w:rsidRPr="00CF63E4" w:rsidRDefault="008C7A0A" w:rsidP="007625D1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186628E2" w14:textId="77777777" w:rsidTr="00C13FD9">
        <w:tc>
          <w:tcPr>
            <w:tcW w:w="2235" w:type="dxa"/>
          </w:tcPr>
          <w:p w14:paraId="0992A049" w14:textId="77777777" w:rsidR="005E3786" w:rsidRPr="0005169F" w:rsidRDefault="008C7A0A" w:rsidP="007625D1">
            <w:r w:rsidRPr="0005169F">
              <w:t>Resultado Esperado</w:t>
            </w:r>
          </w:p>
        </w:tc>
        <w:tc>
          <w:tcPr>
            <w:tcW w:w="6405" w:type="dxa"/>
          </w:tcPr>
          <w:p w14:paraId="591BBE73" w14:textId="73BC3538" w:rsidR="005E3786" w:rsidRPr="0005169F" w:rsidRDefault="008C7A0A" w:rsidP="007625D1">
            <w:r w:rsidRPr="0005169F">
              <w:t>Alteração salva corretamente no banco de dados</w:t>
            </w:r>
          </w:p>
        </w:tc>
      </w:tr>
      <w:tr w:rsidR="005E3786" w:rsidRPr="0005169F" w14:paraId="08BCA994" w14:textId="77777777" w:rsidTr="00C13FD9">
        <w:tc>
          <w:tcPr>
            <w:tcW w:w="2235" w:type="dxa"/>
          </w:tcPr>
          <w:p w14:paraId="223B172F" w14:textId="77777777" w:rsidR="005E3786" w:rsidRPr="0005169F" w:rsidRDefault="008C7A0A" w:rsidP="007625D1">
            <w:r w:rsidRPr="0005169F">
              <w:t>Resultado Obtido</w:t>
            </w:r>
          </w:p>
        </w:tc>
        <w:tc>
          <w:tcPr>
            <w:tcW w:w="6405" w:type="dxa"/>
          </w:tcPr>
          <w:p w14:paraId="4FF51893" w14:textId="435248A0" w:rsidR="005E3786" w:rsidRPr="0005169F" w:rsidRDefault="00F8404A" w:rsidP="007625D1">
            <w:r w:rsidRPr="00F8404A">
              <w:t>Após alterar funções de Erro nos campos vazios para inserir cadastro, botão Alterar, não permite alterar CPF. Por favor, corrigir a aplicação precisa permitir alteração de todos os campos, exceto código.</w:t>
            </w:r>
          </w:p>
        </w:tc>
      </w:tr>
      <w:tr w:rsidR="005E3786" w:rsidRPr="0005169F" w14:paraId="5EAAF603" w14:textId="77777777" w:rsidTr="00C13FD9">
        <w:tc>
          <w:tcPr>
            <w:tcW w:w="2235" w:type="dxa"/>
          </w:tcPr>
          <w:p w14:paraId="48C25501" w14:textId="77777777" w:rsidR="005E3786" w:rsidRPr="0005169F" w:rsidRDefault="008C7A0A" w:rsidP="007625D1">
            <w:r w:rsidRPr="0005169F">
              <w:t>Status</w:t>
            </w:r>
          </w:p>
        </w:tc>
        <w:tc>
          <w:tcPr>
            <w:tcW w:w="6405" w:type="dxa"/>
          </w:tcPr>
          <w:p w14:paraId="6243D0B7" w14:textId="4F65AE22" w:rsidR="005E3786" w:rsidRPr="0005169F" w:rsidRDefault="00B959E2" w:rsidP="007625D1">
            <w:pPr>
              <w:rPr>
                <w:b/>
                <w:bCs/>
                <w:color w:val="00B050"/>
              </w:rPr>
            </w:pPr>
            <w:r w:rsidRPr="00B959E2">
              <w:rPr>
                <w:b/>
                <w:bCs/>
                <w:color w:val="EE0000"/>
              </w:rPr>
              <w:t>Erro</w:t>
            </w:r>
          </w:p>
        </w:tc>
      </w:tr>
    </w:tbl>
    <w:p w14:paraId="69AD8F1A" w14:textId="77777777" w:rsidR="008E5A3E" w:rsidRDefault="008E5A3E" w:rsidP="007625D1"/>
    <w:p w14:paraId="3259C9FD" w14:textId="671D366F" w:rsidR="00B959E2" w:rsidRDefault="00B959E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noProof/>
          <w:bdr w:val="none" w:sz="0" w:space="0" w:color="auto" w:frame="1"/>
          <w:shd w:val="clear" w:color="auto" w:fill="FFFFFF"/>
        </w:rPr>
        <w:drawing>
          <wp:inline distT="0" distB="0" distL="0" distR="0" wp14:anchorId="09F48C9C" wp14:editId="38D581B6">
            <wp:extent cx="2091690" cy="2614246"/>
            <wp:effectExtent l="0" t="0" r="3810" b="0"/>
            <wp:docPr id="213242478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741" cy="266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7387">
        <w:rPr>
          <w:noProof/>
          <w:bdr w:val="none" w:sz="0" w:space="0" w:color="auto" w:frame="1"/>
          <w:shd w:val="clear" w:color="auto" w:fill="FFFFFF"/>
        </w:rPr>
        <w:drawing>
          <wp:inline distT="0" distB="0" distL="0" distR="0" wp14:anchorId="4125FDEA" wp14:editId="5EC1EA2E">
            <wp:extent cx="3030415" cy="469997"/>
            <wp:effectExtent l="0" t="0" r="0" b="6350"/>
            <wp:docPr id="202145930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717" cy="478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FACC2C1" w14:textId="52661C55" w:rsidR="005E3786" w:rsidRPr="0005169F" w:rsidRDefault="00465533">
      <w:pPr>
        <w:pStyle w:val="Ttulo2"/>
      </w:pPr>
      <w:bookmarkStart w:id="8" w:name="_Toc209628952"/>
      <w:r w:rsidRPr="0005169F">
        <w:t xml:space="preserve">CT003 </w:t>
      </w:r>
      <w:r w:rsidR="0082675D" w:rsidRPr="0005169F">
        <w:t>–</w:t>
      </w:r>
      <w:r w:rsidRPr="0005169F">
        <w:t xml:space="preserve"> Consultar</w:t>
      </w:r>
      <w:r w:rsidR="0082675D" w:rsidRPr="0005169F">
        <w:t xml:space="preserve"> pessoa</w:t>
      </w:r>
      <w:ins w:id="9" w:author="Microsoft Word" w:date="2025-09-23T15:44:00Z" w16du:dateUtc="2025-09-23T18:44:00Z">
        <w:r w:rsidR="0082675D" w:rsidRPr="0005169F">
          <w:t xml:space="preserve"> com sucesso</w:t>
        </w:r>
      </w:ins>
      <w:bookmarkEnd w:id="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3D0C22BB" w14:textId="77777777" w:rsidTr="00C13FD9">
        <w:tc>
          <w:tcPr>
            <w:tcW w:w="2235" w:type="dxa"/>
          </w:tcPr>
          <w:p w14:paraId="01B85503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17A200FA" w14:textId="77777777" w:rsidR="005E3786" w:rsidRPr="0005169F" w:rsidRDefault="008C7A0A">
            <w:r w:rsidRPr="0005169F">
              <w:t>Consultar dados de usuário já cadastrado.</w:t>
            </w:r>
          </w:p>
        </w:tc>
      </w:tr>
      <w:tr w:rsidR="005E3786" w:rsidRPr="0005169F" w14:paraId="666EC709" w14:textId="77777777" w:rsidTr="00C13FD9">
        <w:tc>
          <w:tcPr>
            <w:tcW w:w="2235" w:type="dxa"/>
          </w:tcPr>
          <w:p w14:paraId="159D3B59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4BFA8FE3" w14:textId="38C80D76" w:rsidR="005E3786" w:rsidRPr="0005169F" w:rsidRDefault="008C7A0A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no botão consultar</w:t>
            </w:r>
            <w:r w:rsidRPr="0005169F">
              <w:br/>
              <w:t>4 – Deve aparecer o cadastro do usuário</w:t>
            </w:r>
          </w:p>
        </w:tc>
      </w:tr>
      <w:tr w:rsidR="005E3786" w:rsidRPr="0005169F" w14:paraId="514F5658" w14:textId="77777777" w:rsidTr="00C13FD9">
        <w:tc>
          <w:tcPr>
            <w:tcW w:w="2235" w:type="dxa"/>
          </w:tcPr>
          <w:p w14:paraId="42D6A0BA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3EE0CE18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3E2003C7" w14:textId="77777777" w:rsidTr="00C13FD9">
        <w:tc>
          <w:tcPr>
            <w:tcW w:w="2235" w:type="dxa"/>
          </w:tcPr>
          <w:p w14:paraId="6BB04FD3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65F33408" w14:textId="78D905FF" w:rsidR="005E3786" w:rsidRPr="0005169F" w:rsidRDefault="008C7A0A">
            <w:r w:rsidRPr="0005169F">
              <w:t>Consulta deve retornar corretamente os dados cadastrados</w:t>
            </w:r>
          </w:p>
        </w:tc>
      </w:tr>
      <w:tr w:rsidR="005E3786" w:rsidRPr="0005169F" w14:paraId="2806BAE9" w14:textId="77777777" w:rsidTr="00C13FD9">
        <w:tc>
          <w:tcPr>
            <w:tcW w:w="2235" w:type="dxa"/>
          </w:tcPr>
          <w:p w14:paraId="6D3DC035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2C11F1A2" w14:textId="77777777" w:rsidR="00B5073A" w:rsidRPr="00B5073A" w:rsidRDefault="00B5073A" w:rsidP="00B5073A">
            <w:r w:rsidRPr="00B5073A">
              <w:t>Ao consultar o cadastro pelo CPF, a aplicação não retorna o código, apenas os demais dados. Corrigir o campo Código, quando consultar pelo CPF deve apresentar todos os campos da aplicação.</w:t>
            </w:r>
          </w:p>
          <w:p w14:paraId="7503A610" w14:textId="72D230C0" w:rsidR="005E3786" w:rsidRPr="0005169F" w:rsidRDefault="005E3786"/>
        </w:tc>
      </w:tr>
      <w:tr w:rsidR="005E3786" w:rsidRPr="0005169F" w14:paraId="07F11C3A" w14:textId="77777777" w:rsidTr="00C13FD9">
        <w:tc>
          <w:tcPr>
            <w:tcW w:w="2235" w:type="dxa"/>
          </w:tcPr>
          <w:p w14:paraId="253D434E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3A4BC5D4" w14:textId="6B2C3202" w:rsidR="005E3786" w:rsidRPr="0005169F" w:rsidRDefault="00202E50">
            <w:pPr>
              <w:rPr>
                <w:b/>
                <w:bCs/>
                <w:color w:val="00B050"/>
              </w:rPr>
            </w:pPr>
            <w:r w:rsidRPr="00202E50">
              <w:rPr>
                <w:b/>
                <w:bCs/>
                <w:color w:val="EE0000"/>
              </w:rPr>
              <w:t>Erro</w:t>
            </w:r>
          </w:p>
        </w:tc>
      </w:tr>
    </w:tbl>
    <w:p w14:paraId="7B356DDD" w14:textId="77777777" w:rsidR="00202E50" w:rsidRDefault="00202E50">
      <w:pPr>
        <w:pStyle w:val="Ttulo2"/>
      </w:pPr>
    </w:p>
    <w:p w14:paraId="747217D0" w14:textId="77777777" w:rsidR="009B006E" w:rsidRDefault="00202E50"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1DE549D8" wp14:editId="1BD760E1">
            <wp:extent cx="2936875" cy="3581400"/>
            <wp:effectExtent l="0" t="0" r="0" b="0"/>
            <wp:docPr id="3264290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8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60139" w14:textId="77777777" w:rsidR="009B006E" w:rsidRDefault="009B006E"/>
    <w:p w14:paraId="51DD4978" w14:textId="1E31B825" w:rsidR="00202E50" w:rsidRDefault="009B006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="Arial" w:hAnsi="Arial" w:cs="Arial"/>
          <w:noProof/>
          <w:color w:val="1F2328"/>
          <w:sz w:val="21"/>
          <w:szCs w:val="21"/>
          <w:bdr w:val="none" w:sz="0" w:space="0" w:color="auto" w:frame="1"/>
          <w:shd w:val="clear" w:color="auto" w:fill="FFFFFF"/>
        </w:rPr>
        <w:drawing>
          <wp:inline distT="0" distB="0" distL="0" distR="0" wp14:anchorId="333BBBC2" wp14:editId="0262C67C">
            <wp:extent cx="5404485" cy="504190"/>
            <wp:effectExtent l="0" t="0" r="5715" b="0"/>
            <wp:docPr id="137132486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485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2E50">
        <w:br w:type="page"/>
      </w:r>
    </w:p>
    <w:p w14:paraId="47D4981D" w14:textId="4BC4A43B" w:rsidR="005E3786" w:rsidRPr="0005169F" w:rsidRDefault="00465533">
      <w:pPr>
        <w:pStyle w:val="Ttulo2"/>
      </w:pPr>
      <w:bookmarkStart w:id="10" w:name="_Toc209628953"/>
      <w:r w:rsidRPr="0005169F">
        <w:t xml:space="preserve">CT004 </w:t>
      </w:r>
      <w:r w:rsidR="0082675D" w:rsidRPr="0005169F">
        <w:t>–</w:t>
      </w:r>
      <w:r w:rsidRPr="0005169F">
        <w:t xml:space="preserve"> Excluir</w:t>
      </w:r>
      <w:r w:rsidR="0082675D" w:rsidRPr="0005169F">
        <w:t xml:space="preserve"> pessoa</w:t>
      </w:r>
      <w:ins w:id="11" w:author="Microsoft Word" w:date="2025-09-23T15:44:00Z" w16du:dateUtc="2025-09-23T18:44:00Z">
        <w:r w:rsidR="0082675D" w:rsidRPr="0005169F">
          <w:t xml:space="preserve"> com sucesso</w:t>
        </w:r>
      </w:ins>
      <w:bookmarkEnd w:id="1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4EC112D0" w14:textId="77777777" w:rsidTr="00C13FD9">
        <w:tc>
          <w:tcPr>
            <w:tcW w:w="2235" w:type="dxa"/>
          </w:tcPr>
          <w:p w14:paraId="41DC6F78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40AD2DC1" w14:textId="77777777" w:rsidR="005E3786" w:rsidRPr="0005169F" w:rsidRDefault="008C7A0A">
            <w:r w:rsidRPr="0005169F">
              <w:t>Excluir cadastro de usuário da plataforma.</w:t>
            </w:r>
          </w:p>
        </w:tc>
      </w:tr>
      <w:tr w:rsidR="005E3786" w:rsidRPr="0005169F" w14:paraId="1CF2B585" w14:textId="77777777" w:rsidTr="00C13FD9">
        <w:tc>
          <w:tcPr>
            <w:tcW w:w="2235" w:type="dxa"/>
          </w:tcPr>
          <w:p w14:paraId="5FFB9D43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52CCFC2A" w14:textId="7D23F67B" w:rsidR="005E3786" w:rsidRPr="0005169F" w:rsidRDefault="008C7A0A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no botão excluir</w:t>
            </w:r>
            <w:r w:rsidRPr="0005169F">
              <w:br/>
              <w:t>4 – Mensagem de sucesso deve aparecer</w:t>
            </w:r>
            <w:r w:rsidRPr="0005169F">
              <w:br/>
              <w:t>5 – Verificar se o cadastro foi excluído no banco de dados</w:t>
            </w:r>
          </w:p>
        </w:tc>
      </w:tr>
      <w:tr w:rsidR="005E3786" w:rsidRPr="0005169F" w14:paraId="6777B50D" w14:textId="77777777" w:rsidTr="00C13FD9">
        <w:tc>
          <w:tcPr>
            <w:tcW w:w="2235" w:type="dxa"/>
          </w:tcPr>
          <w:p w14:paraId="262A7620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4602760D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7B2FECDF" w14:textId="77777777" w:rsidTr="00C13FD9">
        <w:tc>
          <w:tcPr>
            <w:tcW w:w="2235" w:type="dxa"/>
          </w:tcPr>
          <w:p w14:paraId="766995E0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4BA7B0A1" w14:textId="77777777" w:rsidR="005E3786" w:rsidRPr="0005169F" w:rsidRDefault="008C7A0A">
            <w:r w:rsidRPr="0005169F">
              <w:t>Cadastro excluído com sucesso no banco de dados.</w:t>
            </w:r>
          </w:p>
        </w:tc>
      </w:tr>
      <w:tr w:rsidR="005E3786" w:rsidRPr="0005169F" w14:paraId="308D1636" w14:textId="77777777" w:rsidTr="00C13FD9">
        <w:tc>
          <w:tcPr>
            <w:tcW w:w="2235" w:type="dxa"/>
          </w:tcPr>
          <w:p w14:paraId="789F25CA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0C799D1D" w14:textId="0549D95A" w:rsidR="005E3786" w:rsidRPr="0005169F" w:rsidRDefault="008C7A0A">
            <w:r w:rsidRPr="0005169F">
              <w:t>Registro excluído com sucesso</w:t>
            </w:r>
          </w:p>
        </w:tc>
      </w:tr>
      <w:tr w:rsidR="005E3786" w:rsidRPr="0005169F" w14:paraId="2B96FFE8" w14:textId="77777777" w:rsidTr="00C13FD9">
        <w:tc>
          <w:tcPr>
            <w:tcW w:w="2235" w:type="dxa"/>
          </w:tcPr>
          <w:p w14:paraId="2F99E3B2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3DC0E17B" w14:textId="77777777" w:rsidR="005E3786" w:rsidRPr="0005169F" w:rsidRDefault="008C7A0A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5AE4210D" w14:textId="2BE0D112" w:rsidR="005E3786" w:rsidRPr="0005169F" w:rsidRDefault="00465533">
      <w:pPr>
        <w:pStyle w:val="Ttulo2"/>
      </w:pPr>
      <w:bookmarkStart w:id="12" w:name="_Toc209628954"/>
      <w:r w:rsidRPr="0005169F">
        <w:t xml:space="preserve">CT005 - Consultar lista de </w:t>
      </w:r>
      <w:r w:rsidR="002D4072" w:rsidRPr="0005169F">
        <w:t>pessoas</w:t>
      </w:r>
      <w:ins w:id="13" w:author="Microsoft Word" w:date="2025-09-23T15:44:00Z" w16du:dateUtc="2025-09-23T18:44:00Z">
        <w:r w:rsidR="002D4072" w:rsidRPr="0005169F">
          <w:t xml:space="preserve"> com sucesso</w:t>
        </w:r>
      </w:ins>
      <w:bookmarkEnd w:id="1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0C79A280" w14:textId="77777777" w:rsidTr="00C13FD9">
        <w:tc>
          <w:tcPr>
            <w:tcW w:w="2235" w:type="dxa"/>
          </w:tcPr>
          <w:p w14:paraId="7CD4CB48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0A878803" w14:textId="77777777" w:rsidR="005E3786" w:rsidRPr="0005169F" w:rsidRDefault="008C7A0A">
            <w:r w:rsidRPr="0005169F">
              <w:t>Consultar lista de dados cadastrados.</w:t>
            </w:r>
          </w:p>
        </w:tc>
      </w:tr>
      <w:tr w:rsidR="005E3786" w:rsidRPr="0005169F" w14:paraId="46BCA25E" w14:textId="77777777" w:rsidTr="00C13FD9">
        <w:tc>
          <w:tcPr>
            <w:tcW w:w="2235" w:type="dxa"/>
          </w:tcPr>
          <w:p w14:paraId="315BBFF3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27DF90A4" w14:textId="75CAEF43" w:rsidR="005E3786" w:rsidRPr="0005169F" w:rsidRDefault="008C7A0A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em 'Consultar lista de dados'</w:t>
            </w:r>
            <w:r w:rsidRPr="0005169F">
              <w:br/>
              <w:t>4 – Sistema deve apresentar os dados cadastrados</w:t>
            </w:r>
          </w:p>
        </w:tc>
      </w:tr>
      <w:tr w:rsidR="005E3786" w:rsidRPr="0005169F" w14:paraId="286C6D7E" w14:textId="77777777" w:rsidTr="00C13FD9">
        <w:tc>
          <w:tcPr>
            <w:tcW w:w="2235" w:type="dxa"/>
          </w:tcPr>
          <w:p w14:paraId="4DADD23B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2066F25C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0A7C7FF0" w14:textId="77777777" w:rsidTr="00C13FD9">
        <w:tc>
          <w:tcPr>
            <w:tcW w:w="2235" w:type="dxa"/>
          </w:tcPr>
          <w:p w14:paraId="62B14BD8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46B78BD7" w14:textId="13197A5B" w:rsidR="005E3786" w:rsidRPr="0005169F" w:rsidRDefault="008C7A0A">
            <w:r w:rsidRPr="0005169F">
              <w:t>Lista apresentada corretamente</w:t>
            </w:r>
          </w:p>
        </w:tc>
      </w:tr>
      <w:tr w:rsidR="005E3786" w:rsidRPr="0005169F" w14:paraId="3EA4024D" w14:textId="77777777" w:rsidTr="00C13FD9">
        <w:tc>
          <w:tcPr>
            <w:tcW w:w="2235" w:type="dxa"/>
          </w:tcPr>
          <w:p w14:paraId="6544E2F1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1EC31FB4" w14:textId="27AD5DAD" w:rsidR="005E3786" w:rsidRPr="007D2E5F" w:rsidRDefault="007D2E5F">
            <w:pPr>
              <w:rPr>
                <w:lang w:val="en-US"/>
              </w:rPr>
            </w:pPr>
            <w:r>
              <w:rPr>
                <w:lang w:val="en-US"/>
              </w:rPr>
              <w:t xml:space="preserve">Lista </w:t>
            </w:r>
            <w:proofErr w:type="spellStart"/>
            <w:r>
              <w:rPr>
                <w:lang w:val="en-US"/>
              </w:rPr>
              <w:t>consultada</w:t>
            </w:r>
            <w:proofErr w:type="spellEnd"/>
            <w:r>
              <w:rPr>
                <w:lang w:val="en-US"/>
              </w:rPr>
              <w:t xml:space="preserve"> com </w:t>
            </w:r>
            <w:proofErr w:type="spellStart"/>
            <w:r>
              <w:rPr>
                <w:lang w:val="en-US"/>
              </w:rPr>
              <w:t>sucesso</w:t>
            </w:r>
            <w:proofErr w:type="spellEnd"/>
          </w:p>
        </w:tc>
      </w:tr>
      <w:tr w:rsidR="005E3786" w:rsidRPr="0005169F" w14:paraId="6A156CD0" w14:textId="77777777" w:rsidTr="00C13FD9">
        <w:tc>
          <w:tcPr>
            <w:tcW w:w="2235" w:type="dxa"/>
          </w:tcPr>
          <w:p w14:paraId="34F90982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50EE8948" w14:textId="44D32A4C" w:rsidR="005E3786" w:rsidRPr="007D2E5F" w:rsidRDefault="007D2E5F">
            <w:pPr>
              <w:rPr>
                <w:b/>
                <w:bCs/>
                <w:color w:val="00B050"/>
                <w:lang w:val="en-US"/>
              </w:rPr>
            </w:pPr>
            <w:r>
              <w:rPr>
                <w:b/>
                <w:bCs/>
                <w:color w:val="00B050"/>
                <w:lang w:val="en-US"/>
              </w:rPr>
              <w:t>Sucesso</w:t>
            </w:r>
          </w:p>
        </w:tc>
      </w:tr>
    </w:tbl>
    <w:p w14:paraId="52FC69B6" w14:textId="3977F47D" w:rsidR="005E3786" w:rsidRPr="0005169F" w:rsidRDefault="00465533">
      <w:pPr>
        <w:pStyle w:val="Ttulo2"/>
      </w:pPr>
      <w:bookmarkStart w:id="14" w:name="_Toc209628955"/>
      <w:r w:rsidRPr="0005169F">
        <w:t>CT006 - Limpar</w:t>
      </w:r>
      <w:r w:rsidR="00E17CD9" w:rsidRPr="0005169F">
        <w:t xml:space="preserve"> campos </w:t>
      </w:r>
      <w:ins w:id="15" w:author="Microsoft Word" w:date="2025-09-23T15:44:00Z" w16du:dateUtc="2025-09-23T18:44:00Z">
        <w:r w:rsidR="00E17CD9" w:rsidRPr="0005169F">
          <w:t>com sucesso</w:t>
        </w:r>
      </w:ins>
      <w:bookmarkEnd w:id="1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327887B4" w14:textId="77777777" w:rsidTr="00C13FD9">
        <w:tc>
          <w:tcPr>
            <w:tcW w:w="2235" w:type="dxa"/>
          </w:tcPr>
          <w:p w14:paraId="38705883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49007AEC" w14:textId="77777777" w:rsidR="005E3786" w:rsidRPr="0005169F" w:rsidRDefault="008C7A0A">
            <w:r w:rsidRPr="0005169F">
              <w:t>Limpar campos preenchidos na aplicação.</w:t>
            </w:r>
          </w:p>
        </w:tc>
      </w:tr>
      <w:tr w:rsidR="005E3786" w:rsidRPr="0005169F" w14:paraId="73B7EE66" w14:textId="77777777" w:rsidTr="00C13FD9">
        <w:tc>
          <w:tcPr>
            <w:tcW w:w="2235" w:type="dxa"/>
          </w:tcPr>
          <w:p w14:paraId="54FAC14E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32D6C107" w14:textId="7AE4F876" w:rsidR="005E3786" w:rsidRPr="0005169F" w:rsidRDefault="008C7A0A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em 'Limpar'</w:t>
            </w:r>
            <w:r w:rsidRPr="0005169F">
              <w:br/>
              <w:t>4 – Sistema deve limpar todos os campos</w:t>
            </w:r>
          </w:p>
        </w:tc>
      </w:tr>
      <w:tr w:rsidR="005E3786" w:rsidRPr="0005169F" w14:paraId="21BDE38F" w14:textId="77777777" w:rsidTr="00C13FD9">
        <w:tc>
          <w:tcPr>
            <w:tcW w:w="2235" w:type="dxa"/>
          </w:tcPr>
          <w:p w14:paraId="7241BC7B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5EE8BD95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4750D082" w14:textId="77777777" w:rsidTr="00C13FD9">
        <w:tc>
          <w:tcPr>
            <w:tcW w:w="2235" w:type="dxa"/>
          </w:tcPr>
          <w:p w14:paraId="0CCFA40B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14D4EB3A" w14:textId="77777777" w:rsidR="005E3786" w:rsidRPr="0005169F" w:rsidRDefault="008C7A0A">
            <w:r w:rsidRPr="0005169F">
              <w:t>Campos limpos corretamente.</w:t>
            </w:r>
          </w:p>
        </w:tc>
      </w:tr>
      <w:tr w:rsidR="005E3786" w:rsidRPr="0005169F" w14:paraId="4A7CA06A" w14:textId="77777777" w:rsidTr="00C13FD9">
        <w:tc>
          <w:tcPr>
            <w:tcW w:w="2235" w:type="dxa"/>
          </w:tcPr>
          <w:p w14:paraId="025BED29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1BA600E2" w14:textId="79825DCA" w:rsidR="005E3786" w:rsidRPr="0005169F" w:rsidRDefault="00BD3A28">
            <w:r w:rsidRPr="0005169F">
              <w:t>Campos limpos conforme esperado.</w:t>
            </w:r>
          </w:p>
        </w:tc>
      </w:tr>
      <w:tr w:rsidR="005E3786" w:rsidRPr="0005169F" w14:paraId="54CAB812" w14:textId="77777777" w:rsidTr="00C13FD9">
        <w:tc>
          <w:tcPr>
            <w:tcW w:w="2235" w:type="dxa"/>
          </w:tcPr>
          <w:p w14:paraId="2A22E9D6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18717CBA" w14:textId="43C91E8F" w:rsidR="005E3786" w:rsidRPr="00BD3A28" w:rsidRDefault="00BD3A28">
            <w:pPr>
              <w:rPr>
                <w:b/>
                <w:bCs/>
                <w:color w:val="00B050"/>
                <w:lang w:val="en-US"/>
              </w:rPr>
            </w:pPr>
            <w:r>
              <w:rPr>
                <w:b/>
                <w:bCs/>
                <w:color w:val="00B050"/>
                <w:lang w:val="en-US"/>
              </w:rPr>
              <w:t>Sucesso</w:t>
            </w:r>
          </w:p>
        </w:tc>
      </w:tr>
    </w:tbl>
    <w:p w14:paraId="000475D7" w14:textId="0BD6D302" w:rsidR="005E3786" w:rsidRPr="0005169F" w:rsidRDefault="00465533">
      <w:pPr>
        <w:pStyle w:val="Ttulo2"/>
      </w:pPr>
      <w:bookmarkStart w:id="16" w:name="_Toc209628956"/>
      <w:r w:rsidRPr="0005169F">
        <w:t>CT007 - Sair</w:t>
      </w:r>
      <w:r w:rsidR="006E3FD8" w:rsidRPr="0005169F">
        <w:t xml:space="preserve"> </w:t>
      </w:r>
      <w:r w:rsidR="00747390" w:rsidRPr="0005169F">
        <w:t>da apli</w:t>
      </w:r>
      <w:r w:rsidR="00F41705" w:rsidRPr="0005169F">
        <w:t>cação com sucesso</w:t>
      </w:r>
      <w:bookmarkEnd w:id="1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0D17069B" w14:textId="77777777" w:rsidTr="00C13FD9">
        <w:tc>
          <w:tcPr>
            <w:tcW w:w="2235" w:type="dxa"/>
          </w:tcPr>
          <w:p w14:paraId="462970C7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3ED85A8F" w14:textId="77777777" w:rsidR="005E3786" w:rsidRPr="0005169F" w:rsidRDefault="008C7A0A">
            <w:r w:rsidRPr="0005169F">
              <w:t>Encerrar sessão na aplicação.</w:t>
            </w:r>
          </w:p>
        </w:tc>
      </w:tr>
      <w:tr w:rsidR="005E3786" w:rsidRPr="0005169F" w14:paraId="183D7F39" w14:textId="77777777" w:rsidTr="00C13FD9">
        <w:tc>
          <w:tcPr>
            <w:tcW w:w="2235" w:type="dxa"/>
          </w:tcPr>
          <w:p w14:paraId="476515F1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0C0789C8" w14:textId="62D40587" w:rsidR="005E3786" w:rsidRPr="0005169F" w:rsidRDefault="008C7A0A">
            <w:r w:rsidRPr="0005169F">
              <w:t>1 – Abrir a aplicação</w:t>
            </w:r>
            <w:r w:rsidRPr="0005169F">
              <w:br/>
              <w:t>2 – Clicar no botão sair</w:t>
            </w:r>
          </w:p>
        </w:tc>
      </w:tr>
      <w:tr w:rsidR="005E3786" w:rsidRPr="0005169F" w14:paraId="12D3E763" w14:textId="77777777" w:rsidTr="00C13FD9">
        <w:tc>
          <w:tcPr>
            <w:tcW w:w="2235" w:type="dxa"/>
          </w:tcPr>
          <w:p w14:paraId="0A465EB7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48AC3E03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37A5D19B" w14:textId="77777777" w:rsidTr="00C13FD9">
        <w:tc>
          <w:tcPr>
            <w:tcW w:w="2235" w:type="dxa"/>
          </w:tcPr>
          <w:p w14:paraId="666082D3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1F87CBE5" w14:textId="2180BCB4" w:rsidR="005E3786" w:rsidRPr="0005169F" w:rsidRDefault="008C7A0A">
            <w:r w:rsidRPr="0005169F">
              <w:t>Sistema deve encerrar sessão e fechar aplicação</w:t>
            </w:r>
          </w:p>
        </w:tc>
      </w:tr>
      <w:tr w:rsidR="005E3786" w:rsidRPr="0005169F" w14:paraId="1CAAEBBB" w14:textId="77777777" w:rsidTr="00C13FD9">
        <w:tc>
          <w:tcPr>
            <w:tcW w:w="2235" w:type="dxa"/>
          </w:tcPr>
          <w:p w14:paraId="6F66F0BC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5B2E5CCC" w14:textId="66930DA6" w:rsidR="005E3786" w:rsidRPr="0005169F" w:rsidRDefault="00E17223">
            <w:r w:rsidRPr="0005169F">
              <w:t>Aplicação fecha a aplicação, como esperado</w:t>
            </w:r>
          </w:p>
        </w:tc>
      </w:tr>
      <w:tr w:rsidR="005E3786" w:rsidRPr="0005169F" w14:paraId="263500E1" w14:textId="77777777" w:rsidTr="00C13FD9">
        <w:tc>
          <w:tcPr>
            <w:tcW w:w="2235" w:type="dxa"/>
          </w:tcPr>
          <w:p w14:paraId="642234CE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0F50B4CE" w14:textId="37B051E8" w:rsidR="005E3786" w:rsidRPr="00E17223" w:rsidRDefault="00E17223">
            <w:pPr>
              <w:rPr>
                <w:b/>
                <w:bCs/>
                <w:color w:val="00B050"/>
                <w:lang w:val="en-US"/>
              </w:rPr>
            </w:pPr>
            <w:r>
              <w:rPr>
                <w:b/>
                <w:bCs/>
                <w:color w:val="00B050"/>
                <w:lang w:val="en-US"/>
              </w:rPr>
              <w:t>Sucesso</w:t>
            </w:r>
          </w:p>
        </w:tc>
      </w:tr>
    </w:tbl>
    <w:p w14:paraId="5A6F7A80" w14:textId="75B94994" w:rsidR="005E3786" w:rsidRPr="0005169F" w:rsidRDefault="00465533">
      <w:pPr>
        <w:pStyle w:val="Ttulo2"/>
      </w:pPr>
      <w:bookmarkStart w:id="17" w:name="_Toc209628957"/>
      <w:r w:rsidRPr="0005169F">
        <w:t xml:space="preserve">CT008 </w:t>
      </w:r>
      <w:r w:rsidR="00324D97" w:rsidRPr="0005169F">
        <w:t>–</w:t>
      </w:r>
      <w:r w:rsidRPr="0005169F">
        <w:t xml:space="preserve"> </w:t>
      </w:r>
      <w:r w:rsidR="00324D97" w:rsidRPr="0005169F">
        <w:t>Testar inatividade sem erro</w:t>
      </w:r>
      <w:bookmarkEnd w:id="1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3942350B" w14:textId="77777777" w:rsidTr="001D7B82">
        <w:tc>
          <w:tcPr>
            <w:tcW w:w="2235" w:type="dxa"/>
          </w:tcPr>
          <w:p w14:paraId="01BB5446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0A9CB7C2" w14:textId="77777777" w:rsidR="005E3786" w:rsidRPr="0005169F" w:rsidRDefault="008C7A0A">
            <w:r w:rsidRPr="0005169F">
              <w:t>Garantir funcionamento mesmo após tempo de inatividade.</w:t>
            </w:r>
          </w:p>
        </w:tc>
      </w:tr>
      <w:tr w:rsidR="005E3786" w:rsidRPr="0005169F" w14:paraId="54946B5F" w14:textId="77777777" w:rsidTr="001D7B82">
        <w:tc>
          <w:tcPr>
            <w:tcW w:w="2235" w:type="dxa"/>
          </w:tcPr>
          <w:p w14:paraId="3BF9ADDF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7490081E" w14:textId="7251809E" w:rsidR="00F666EF" w:rsidRPr="0005169F" w:rsidRDefault="008C7A0A" w:rsidP="00280A2F">
            <w:pPr>
              <w:pStyle w:val="SemEspaamento"/>
              <w:rPr>
                <w:lang w:val="pt-BR"/>
              </w:rPr>
            </w:pPr>
            <w:r w:rsidRPr="0005169F">
              <w:rPr>
                <w:lang w:val="pt-BR"/>
              </w:rPr>
              <w:t>1 – Abrir a aplicação</w:t>
            </w:r>
            <w:r w:rsidRPr="0005169F">
              <w:rPr>
                <w:lang w:val="pt-BR"/>
              </w:rPr>
              <w:br/>
              <w:t>2 –</w:t>
            </w:r>
            <w:r w:rsidR="000110D4" w:rsidRPr="0005169F">
              <w:rPr>
                <w:lang w:val="pt-BR"/>
              </w:rPr>
              <w:t xml:space="preserve"> Executar o CT005</w:t>
            </w:r>
            <w:r w:rsidRPr="0005169F">
              <w:rPr>
                <w:lang w:val="pt-BR"/>
              </w:rPr>
              <w:br/>
              <w:t>3 –</w:t>
            </w:r>
            <w:r w:rsidR="000110D4" w:rsidRPr="0005169F">
              <w:rPr>
                <w:lang w:val="pt-BR"/>
              </w:rPr>
              <w:t xml:space="preserve"> Aguardar sem executar nenhuma operação por 40 minutos.</w:t>
            </w:r>
            <w:r w:rsidRPr="0005169F">
              <w:rPr>
                <w:lang w:val="pt-BR"/>
              </w:rPr>
              <w:br/>
              <w:t xml:space="preserve">4 – </w:t>
            </w:r>
            <w:r w:rsidR="000110D4" w:rsidRPr="0005169F">
              <w:rPr>
                <w:lang w:val="pt-BR"/>
              </w:rPr>
              <w:t>Executar o CT005</w:t>
            </w:r>
          </w:p>
        </w:tc>
      </w:tr>
      <w:tr w:rsidR="005E3786" w:rsidRPr="0005169F" w14:paraId="5C0B6AAA" w14:textId="77777777" w:rsidTr="001D7B82">
        <w:tc>
          <w:tcPr>
            <w:tcW w:w="2235" w:type="dxa"/>
          </w:tcPr>
          <w:p w14:paraId="5CE7FABE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4A8B460E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32370297" w14:textId="77777777" w:rsidTr="004F34C4">
        <w:trPr>
          <w:trHeight w:val="449"/>
        </w:trPr>
        <w:tc>
          <w:tcPr>
            <w:tcW w:w="2235" w:type="dxa"/>
          </w:tcPr>
          <w:p w14:paraId="3D07E4F5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72E765BD" w14:textId="3EE6285F" w:rsidR="005E3786" w:rsidRPr="0005169F" w:rsidRDefault="008C7A0A">
            <w:r w:rsidRPr="0005169F">
              <w:t xml:space="preserve">Aplicação deve </w:t>
            </w:r>
            <w:r w:rsidR="004C6992" w:rsidRPr="0005169F">
              <w:t>funciona</w:t>
            </w:r>
            <w:r w:rsidR="0052669A" w:rsidRPr="0005169F">
              <w:t>r sem erro</w:t>
            </w:r>
            <w:r w:rsidRPr="0005169F">
              <w:t xml:space="preserve"> após </w:t>
            </w:r>
            <w:r w:rsidR="0052669A" w:rsidRPr="0005169F">
              <w:t>4</w:t>
            </w:r>
            <w:r w:rsidRPr="0005169F">
              <w:t>0 minutos</w:t>
            </w:r>
            <w:r w:rsidR="00C27FAA" w:rsidRPr="0005169F">
              <w:t xml:space="preserve"> de inatividade</w:t>
            </w:r>
          </w:p>
        </w:tc>
      </w:tr>
      <w:tr w:rsidR="005E3786" w:rsidRPr="0005169F" w14:paraId="7BE7773F" w14:textId="77777777" w:rsidTr="001D7B82">
        <w:tc>
          <w:tcPr>
            <w:tcW w:w="2235" w:type="dxa"/>
          </w:tcPr>
          <w:p w14:paraId="036B294F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411C75FE" w14:textId="27D4F66C" w:rsidR="005E3786" w:rsidRPr="0005169F" w:rsidRDefault="00E765B6">
            <w:r w:rsidRPr="0005169F">
              <w:t>Aplicação manteve funcionalidade após os 40 minutos de inatividade</w:t>
            </w:r>
          </w:p>
        </w:tc>
      </w:tr>
      <w:tr w:rsidR="005E3786" w:rsidRPr="0005169F" w14:paraId="4892BC17" w14:textId="77777777" w:rsidTr="001D7B82">
        <w:tc>
          <w:tcPr>
            <w:tcW w:w="2235" w:type="dxa"/>
          </w:tcPr>
          <w:p w14:paraId="79D6B441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3CCE11EE" w14:textId="34AAB545" w:rsidR="005E3786" w:rsidRPr="00E765B6" w:rsidRDefault="00E765B6">
            <w:pPr>
              <w:rPr>
                <w:b/>
                <w:bCs/>
                <w:color w:val="00B050"/>
                <w:lang w:val="en-US"/>
              </w:rPr>
            </w:pPr>
            <w:r>
              <w:rPr>
                <w:b/>
                <w:bCs/>
                <w:color w:val="00B050"/>
                <w:lang w:val="en-US"/>
              </w:rPr>
              <w:t>Sucesso</w:t>
            </w:r>
          </w:p>
        </w:tc>
      </w:tr>
    </w:tbl>
    <w:p w14:paraId="40469606" w14:textId="2758EA63" w:rsidR="005E3786" w:rsidRPr="0005169F" w:rsidRDefault="00465533">
      <w:pPr>
        <w:pStyle w:val="Ttulo2"/>
      </w:pPr>
      <w:bookmarkStart w:id="18" w:name="_Toc209628958"/>
      <w:r w:rsidRPr="0005169F">
        <w:t xml:space="preserve">CT009 - </w:t>
      </w:r>
      <w:r w:rsidR="00EE1F06">
        <w:t xml:space="preserve">Impedir </w:t>
      </w:r>
      <w:r w:rsidR="008E2067">
        <w:t xml:space="preserve">inserção </w:t>
      </w:r>
      <w:r w:rsidR="00EE1F06">
        <w:t>de</w:t>
      </w:r>
      <w:r w:rsidRPr="0005169F">
        <w:t xml:space="preserve"> caractere</w:t>
      </w:r>
      <w:r w:rsidR="008E2067">
        <w:t xml:space="preserve">s </w:t>
      </w:r>
      <w:ins w:id="19" w:author="Microsoft Word" w:date="2025-09-23T16:22:00Z" w16du:dateUtc="2025-09-23T19:22:00Z">
        <w:r w:rsidR="00A821B2">
          <w:t>inválidos</w:t>
        </w:r>
      </w:ins>
      <w:bookmarkEnd w:id="1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28062EB3" w14:textId="77777777" w:rsidTr="00304E57">
        <w:tc>
          <w:tcPr>
            <w:tcW w:w="2235" w:type="dxa"/>
          </w:tcPr>
          <w:p w14:paraId="6EF62B95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74F2F74D" w14:textId="2250A547" w:rsidR="005E3786" w:rsidRPr="0005169F" w:rsidRDefault="00A821B2">
            <w:r>
              <w:t xml:space="preserve">Impedir que a aplicação </w:t>
            </w:r>
            <w:r w:rsidR="00013269">
              <w:t xml:space="preserve">aceite inserção de caracteres inválidos </w:t>
            </w:r>
          </w:p>
        </w:tc>
      </w:tr>
      <w:tr w:rsidR="005E3786" w:rsidRPr="0005169F" w14:paraId="35472A8A" w14:textId="77777777" w:rsidTr="00304E57">
        <w:tc>
          <w:tcPr>
            <w:tcW w:w="2235" w:type="dxa"/>
          </w:tcPr>
          <w:p w14:paraId="103A47E5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26E4DEE1" w14:textId="1494BCE2" w:rsidR="005E3786" w:rsidRPr="0005169F" w:rsidRDefault="008C7A0A">
            <w:r w:rsidRPr="0005169F">
              <w:t>1 – Abrir a aplicação</w:t>
            </w:r>
            <w:r w:rsidRPr="0005169F">
              <w:br/>
              <w:t>2 – Inserir dados de cadastro</w:t>
            </w:r>
            <w:r w:rsidRPr="0005169F">
              <w:br/>
              <w:t>3 – Clicar em inserir</w:t>
            </w:r>
            <w:r w:rsidRPr="0005169F">
              <w:br/>
              <w:t>4 – Sistema deve validar caracteres</w:t>
            </w:r>
          </w:p>
        </w:tc>
      </w:tr>
      <w:tr w:rsidR="005E3786" w:rsidRPr="0005169F" w14:paraId="051A6E37" w14:textId="77777777" w:rsidTr="00304E57">
        <w:tc>
          <w:tcPr>
            <w:tcW w:w="2235" w:type="dxa"/>
          </w:tcPr>
          <w:p w14:paraId="0637D0F2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26577B1A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64B91AD2" w14:textId="77777777" w:rsidTr="00304E57">
        <w:tc>
          <w:tcPr>
            <w:tcW w:w="2235" w:type="dxa"/>
          </w:tcPr>
          <w:p w14:paraId="6202D852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22319F4D" w14:textId="0FB57D93" w:rsidR="005E3786" w:rsidRPr="0005169F" w:rsidRDefault="008C7A0A">
            <w:r w:rsidRPr="0005169F">
              <w:t>Aplicação deve rejeitar caracteres inválidos</w:t>
            </w:r>
          </w:p>
        </w:tc>
      </w:tr>
      <w:tr w:rsidR="005E3786" w:rsidRPr="0005169F" w14:paraId="21DB5D39" w14:textId="77777777" w:rsidTr="00304E57">
        <w:tc>
          <w:tcPr>
            <w:tcW w:w="2235" w:type="dxa"/>
          </w:tcPr>
          <w:p w14:paraId="2C46DFEE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360967AE" w14:textId="409F2959" w:rsidR="005E3786" w:rsidRPr="0005169F" w:rsidRDefault="0098290D" w:rsidP="0098290D">
            <w:r w:rsidRPr="0098290D">
              <w:t xml:space="preserve">Ao inserir usuário a aplicação aceita qualquer caractere, não </w:t>
            </w:r>
            <w:r w:rsidR="002949A6">
              <w:t>apresenta</w:t>
            </w:r>
            <w:r w:rsidR="00B12649">
              <w:t xml:space="preserve"> mensagem </w:t>
            </w:r>
            <w:r w:rsidRPr="0098290D">
              <w:t>erro para telefone inválido</w:t>
            </w:r>
          </w:p>
        </w:tc>
      </w:tr>
      <w:tr w:rsidR="005E3786" w:rsidRPr="0005169F" w14:paraId="6E88B9FE" w14:textId="77777777" w:rsidTr="00304E57">
        <w:tc>
          <w:tcPr>
            <w:tcW w:w="2235" w:type="dxa"/>
          </w:tcPr>
          <w:p w14:paraId="77941378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06BBD28A" w14:textId="751CDAB1" w:rsidR="005E3786" w:rsidRPr="0005169F" w:rsidRDefault="007C6B94">
            <w:pPr>
              <w:rPr>
                <w:b/>
                <w:bCs/>
                <w:color w:val="00B050"/>
              </w:rPr>
            </w:pPr>
            <w:r>
              <w:rPr>
                <w:b/>
                <w:bCs/>
                <w:color w:val="EE0000"/>
              </w:rPr>
              <w:t>Erro</w:t>
            </w:r>
          </w:p>
        </w:tc>
      </w:tr>
    </w:tbl>
    <w:p w14:paraId="27857D58" w14:textId="77777777" w:rsidR="008E5A3E" w:rsidRDefault="008E5A3E" w:rsidP="007625D1"/>
    <w:p w14:paraId="6C35C80D" w14:textId="66BE245A" w:rsidR="00942A76" w:rsidRDefault="00942A76" w:rsidP="007625D1">
      <w:r>
        <w:rPr>
          <w:noProof/>
          <w:bdr w:val="none" w:sz="0" w:space="0" w:color="auto" w:frame="1"/>
        </w:rPr>
        <w:drawing>
          <wp:inline distT="0" distB="0" distL="0" distR="0" wp14:anchorId="52C5D98A" wp14:editId="7C7A93A8">
            <wp:extent cx="2350477" cy="2238788"/>
            <wp:effectExtent l="0" t="0" r="0" b="9525"/>
            <wp:docPr id="1664972791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635" cy="225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571D">
        <w:t xml:space="preserve"> </w:t>
      </w:r>
    </w:p>
    <w:p w14:paraId="31818DE5" w14:textId="77777777" w:rsidR="00B16CF4" w:rsidRDefault="00B16CF4"/>
    <w:p w14:paraId="0E543884" w14:textId="5CEE0073" w:rsidR="005E3786" w:rsidRPr="0005169F" w:rsidRDefault="00465533">
      <w:pPr>
        <w:pStyle w:val="Ttulo2"/>
      </w:pPr>
      <w:bookmarkStart w:id="20" w:name="_Toc209628959"/>
      <w:r w:rsidRPr="0005169F">
        <w:t xml:space="preserve">CT010 </w:t>
      </w:r>
      <w:r w:rsidR="00D4632F">
        <w:t>-</w:t>
      </w:r>
      <w:r w:rsidRPr="0005169F">
        <w:t xml:space="preserve"> </w:t>
      </w:r>
      <w:r w:rsidR="00CF0155">
        <w:t>Consultar</w:t>
      </w:r>
      <w:r w:rsidR="00D4632F">
        <w:t xml:space="preserve"> </w:t>
      </w:r>
      <w:r w:rsidR="00474C66">
        <w:t>pessoa por CPF ou por Código</w:t>
      </w:r>
      <w:bookmarkEnd w:id="20"/>
      <w:r w:rsidR="00CF0155"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11A287B0" w14:textId="77777777" w:rsidTr="00304E57">
        <w:tc>
          <w:tcPr>
            <w:tcW w:w="2235" w:type="dxa"/>
          </w:tcPr>
          <w:p w14:paraId="5008E184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7FC05C51" w14:textId="611235D6" w:rsidR="005E3786" w:rsidRPr="0005169F" w:rsidRDefault="000E7258">
            <w:r>
              <w:t>Validar</w:t>
            </w:r>
            <w:r w:rsidRPr="0005169F">
              <w:t xml:space="preserve"> consult</w:t>
            </w:r>
            <w:r w:rsidR="00507AC0">
              <w:t>a de</w:t>
            </w:r>
            <w:r w:rsidRPr="0005169F">
              <w:t xml:space="preserve"> dados</w:t>
            </w:r>
            <w:r>
              <w:t xml:space="preserve"> de pessoa na aplicação</w:t>
            </w:r>
            <w:r w:rsidR="00507AC0">
              <w:t xml:space="preserve"> via CPF ou Código</w:t>
            </w:r>
            <w:r w:rsidRPr="0005169F">
              <w:t>.</w:t>
            </w:r>
          </w:p>
        </w:tc>
      </w:tr>
      <w:tr w:rsidR="005E3786" w:rsidRPr="0005169F" w14:paraId="2CF00625" w14:textId="77777777" w:rsidTr="00304E57">
        <w:tc>
          <w:tcPr>
            <w:tcW w:w="2235" w:type="dxa"/>
          </w:tcPr>
          <w:p w14:paraId="233C32F2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577B36BE" w14:textId="291EE43F" w:rsidR="005E3786" w:rsidRPr="0005169F" w:rsidRDefault="008C7A0A">
            <w:r w:rsidRPr="0005169F">
              <w:t>1 – Abrir a aplicação</w:t>
            </w:r>
            <w:r w:rsidRPr="0005169F">
              <w:br/>
              <w:t>2 – Inserir dados de cadastro</w:t>
            </w:r>
            <w:r w:rsidRPr="0005169F">
              <w:br/>
              <w:t>3 – Clicar em consultar</w:t>
            </w:r>
            <w:r w:rsidRPr="0005169F">
              <w:br/>
              <w:t>4 – Sistema deve retornar os dados</w:t>
            </w:r>
            <w:r w:rsidR="004C4115">
              <w:t xml:space="preserve"> com sucesso</w:t>
            </w:r>
          </w:p>
        </w:tc>
      </w:tr>
      <w:tr w:rsidR="005E3786" w:rsidRPr="0005169F" w14:paraId="35D99181" w14:textId="77777777" w:rsidTr="00304E57">
        <w:tc>
          <w:tcPr>
            <w:tcW w:w="2235" w:type="dxa"/>
          </w:tcPr>
          <w:p w14:paraId="0F287B3B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1F0C4C58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4CCB49D8" w14:textId="77777777" w:rsidTr="00304E57">
        <w:tc>
          <w:tcPr>
            <w:tcW w:w="2235" w:type="dxa"/>
          </w:tcPr>
          <w:p w14:paraId="76AFCAEA" w14:textId="77777777" w:rsidR="005E3786" w:rsidRPr="0005169F" w:rsidRDefault="008C7A0A">
            <w:r w:rsidRPr="0005169F">
              <w:t>Resultado Esperado</w:t>
            </w:r>
          </w:p>
        </w:tc>
        <w:tc>
          <w:tcPr>
            <w:tcW w:w="6405" w:type="dxa"/>
          </w:tcPr>
          <w:p w14:paraId="51087708" w14:textId="21271CEE" w:rsidR="005E3786" w:rsidRPr="0005169F" w:rsidRDefault="008C7A0A">
            <w:r w:rsidRPr="0005169F">
              <w:t xml:space="preserve">Consulta deve funcionar por </w:t>
            </w:r>
            <w:r w:rsidR="00AF10B0">
              <w:t xml:space="preserve">CPF </w:t>
            </w:r>
            <w:r w:rsidRPr="0005169F">
              <w:t>ou</w:t>
            </w:r>
            <w:r w:rsidR="00AF10B0">
              <w:t xml:space="preserve"> </w:t>
            </w:r>
            <w:r w:rsidR="00AF10B0" w:rsidRPr="0005169F">
              <w:t>código</w:t>
            </w:r>
          </w:p>
        </w:tc>
      </w:tr>
      <w:tr w:rsidR="005E3786" w:rsidRPr="0005169F" w14:paraId="18F8A003" w14:textId="77777777" w:rsidTr="00304E57">
        <w:tc>
          <w:tcPr>
            <w:tcW w:w="2235" w:type="dxa"/>
          </w:tcPr>
          <w:p w14:paraId="2DDCB870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079C79C8" w14:textId="0DAA6645" w:rsidR="005E3786" w:rsidRPr="0005169F" w:rsidRDefault="003F4828">
            <w:r w:rsidRPr="003F4828">
              <w:t>Ao inserir dados do usuário, a aplicação não retorna o código de usuário.</w:t>
            </w:r>
          </w:p>
        </w:tc>
      </w:tr>
      <w:tr w:rsidR="005E3786" w:rsidRPr="0005169F" w14:paraId="46783E39" w14:textId="77777777" w:rsidTr="00304E57">
        <w:tc>
          <w:tcPr>
            <w:tcW w:w="2235" w:type="dxa"/>
          </w:tcPr>
          <w:p w14:paraId="151F48F7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6C3EF635" w14:textId="19E7A6AC" w:rsidR="005E3786" w:rsidRPr="0005169F" w:rsidRDefault="003F4828">
            <w:pPr>
              <w:rPr>
                <w:b/>
                <w:bCs/>
                <w:color w:val="00B050"/>
              </w:rPr>
            </w:pPr>
            <w:r w:rsidRPr="003F4828">
              <w:rPr>
                <w:b/>
                <w:bCs/>
                <w:color w:val="EE0000"/>
              </w:rPr>
              <w:t>Erro</w:t>
            </w:r>
          </w:p>
        </w:tc>
      </w:tr>
    </w:tbl>
    <w:p w14:paraId="257D2A00" w14:textId="77777777" w:rsidR="008E5A3E" w:rsidRDefault="008E5A3E" w:rsidP="007625D1"/>
    <w:p w14:paraId="04F7DBB1" w14:textId="47265AFB" w:rsidR="004E2149" w:rsidRDefault="00FF1B6B" w:rsidP="007625D1">
      <w:r>
        <w:rPr>
          <w:noProof/>
          <w:bdr w:val="none" w:sz="0" w:space="0" w:color="auto" w:frame="1"/>
        </w:rPr>
        <w:drawing>
          <wp:inline distT="0" distB="0" distL="0" distR="0" wp14:anchorId="19FFB5BD" wp14:editId="3D837FE7">
            <wp:extent cx="2069123" cy="2996565"/>
            <wp:effectExtent l="0" t="0" r="7620" b="0"/>
            <wp:docPr id="122769225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398" cy="3008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7EB00" w14:textId="03879F53" w:rsidR="005E3786" w:rsidRPr="0005169F" w:rsidRDefault="00465533">
      <w:pPr>
        <w:pStyle w:val="Ttulo2"/>
      </w:pPr>
      <w:bookmarkStart w:id="21" w:name="_Toc209628960"/>
      <w:r w:rsidRPr="0005169F">
        <w:t xml:space="preserve">CT011 - </w:t>
      </w:r>
      <w:r w:rsidR="0096118D">
        <w:t>Impedir inser</w:t>
      </w:r>
      <w:r w:rsidR="002D072E">
        <w:t>ção de</w:t>
      </w:r>
      <w:r w:rsidR="0096118D">
        <w:t xml:space="preserve"> pessoa</w:t>
      </w:r>
      <w:r w:rsidR="00FF52B3">
        <w:t xml:space="preserve"> </w:t>
      </w:r>
      <w:r w:rsidR="008C7A0A">
        <w:t>com campos vazios</w:t>
      </w:r>
      <w:bookmarkEnd w:id="2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407011A0" w14:textId="77777777" w:rsidTr="00304E57">
        <w:tc>
          <w:tcPr>
            <w:tcW w:w="2235" w:type="dxa"/>
          </w:tcPr>
          <w:p w14:paraId="7AFF0DC1" w14:textId="77777777" w:rsidR="005E3786" w:rsidRPr="0005169F" w:rsidRDefault="008C7A0A">
            <w:r w:rsidRPr="0005169F">
              <w:t>Descrição</w:t>
            </w:r>
          </w:p>
        </w:tc>
        <w:tc>
          <w:tcPr>
            <w:tcW w:w="6405" w:type="dxa"/>
          </w:tcPr>
          <w:p w14:paraId="25BF8C24" w14:textId="77777777" w:rsidR="005E3786" w:rsidRPr="0005169F" w:rsidRDefault="008C7A0A">
            <w:r w:rsidRPr="0005169F">
              <w:t>Validar inserção de cadastro sem campos preenchidos.</w:t>
            </w:r>
          </w:p>
        </w:tc>
      </w:tr>
      <w:tr w:rsidR="005E3786" w:rsidRPr="0005169F" w14:paraId="481F810C" w14:textId="77777777" w:rsidTr="00304E57">
        <w:tc>
          <w:tcPr>
            <w:tcW w:w="2235" w:type="dxa"/>
          </w:tcPr>
          <w:p w14:paraId="26610B15" w14:textId="77777777" w:rsidR="005E3786" w:rsidRPr="0005169F" w:rsidRDefault="008C7A0A">
            <w:r w:rsidRPr="0005169F">
              <w:t>Passos</w:t>
            </w:r>
          </w:p>
        </w:tc>
        <w:tc>
          <w:tcPr>
            <w:tcW w:w="6405" w:type="dxa"/>
          </w:tcPr>
          <w:p w14:paraId="34089021" w14:textId="794F18F2" w:rsidR="00477564" w:rsidRDefault="008C7A0A">
            <w:r w:rsidRPr="0005169F">
              <w:t>1 – Abrir a aplicação</w:t>
            </w:r>
            <w:r w:rsidRPr="0005169F">
              <w:br/>
              <w:t>2 –</w:t>
            </w:r>
            <w:r w:rsidR="00477564">
              <w:t xml:space="preserve"> Executar CT001</w:t>
            </w:r>
          </w:p>
          <w:p w14:paraId="73F2E3F1" w14:textId="076EDB45" w:rsidR="005E3786" w:rsidRPr="0005169F" w:rsidRDefault="008C7A0A">
            <w:r w:rsidRPr="0005169F">
              <w:t xml:space="preserve">3 – </w:t>
            </w:r>
            <w:r w:rsidR="00390A09">
              <w:t>Aplicação deve emitir erro para campos vazios</w:t>
            </w:r>
          </w:p>
        </w:tc>
      </w:tr>
      <w:tr w:rsidR="005E3786" w:rsidRPr="0005169F" w14:paraId="2EAE8631" w14:textId="77777777" w:rsidTr="00304E57">
        <w:tc>
          <w:tcPr>
            <w:tcW w:w="2235" w:type="dxa"/>
          </w:tcPr>
          <w:p w14:paraId="7BA683CB" w14:textId="77777777" w:rsidR="005E3786" w:rsidRPr="0005169F" w:rsidRDefault="008C7A0A">
            <w:r w:rsidRPr="0005169F">
              <w:t>Prioridade</w:t>
            </w:r>
          </w:p>
        </w:tc>
        <w:tc>
          <w:tcPr>
            <w:tcW w:w="6405" w:type="dxa"/>
          </w:tcPr>
          <w:p w14:paraId="3E1B0C2A" w14:textId="77777777" w:rsidR="005E3786" w:rsidRPr="00CF63E4" w:rsidRDefault="008C7A0A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012E87" w:rsidRPr="0005169F" w14:paraId="085196F5" w14:textId="77777777" w:rsidTr="00304E57">
        <w:tc>
          <w:tcPr>
            <w:tcW w:w="2235" w:type="dxa"/>
          </w:tcPr>
          <w:p w14:paraId="785EE4F5" w14:textId="77777777" w:rsidR="00012E87" w:rsidRPr="0005169F" w:rsidRDefault="00012E87" w:rsidP="00012E87">
            <w:r w:rsidRPr="0005169F">
              <w:t>Resultado Esperado</w:t>
            </w:r>
          </w:p>
        </w:tc>
        <w:tc>
          <w:tcPr>
            <w:tcW w:w="6405" w:type="dxa"/>
          </w:tcPr>
          <w:p w14:paraId="6B827F11" w14:textId="43178865" w:rsidR="00012E87" w:rsidRPr="0005169F" w:rsidRDefault="00012E87" w:rsidP="00012E87">
            <w:r w:rsidRPr="0005169F">
              <w:t xml:space="preserve">Aplicação exibe </w:t>
            </w:r>
            <w:r>
              <w:t>mensagem</w:t>
            </w:r>
            <w:r w:rsidR="00CE600A">
              <w:t xml:space="preserve"> de campo</w:t>
            </w:r>
            <w:r w:rsidR="00A701DE">
              <w:t xml:space="preserve"> </w:t>
            </w:r>
            <w:r w:rsidR="00CE600A">
              <w:t>vazio</w:t>
            </w:r>
            <w:r w:rsidRPr="0005169F">
              <w:t xml:space="preserve"> e não permite cadastro </w:t>
            </w:r>
          </w:p>
        </w:tc>
      </w:tr>
      <w:tr w:rsidR="005E3786" w:rsidRPr="0005169F" w14:paraId="24D4B849" w14:textId="77777777" w:rsidTr="00304E57">
        <w:tc>
          <w:tcPr>
            <w:tcW w:w="2235" w:type="dxa"/>
          </w:tcPr>
          <w:p w14:paraId="3D18D825" w14:textId="77777777" w:rsidR="005E3786" w:rsidRPr="0005169F" w:rsidRDefault="008C7A0A">
            <w:r w:rsidRPr="0005169F">
              <w:t>Resultado Obtido</w:t>
            </w:r>
          </w:p>
        </w:tc>
        <w:tc>
          <w:tcPr>
            <w:tcW w:w="6405" w:type="dxa"/>
          </w:tcPr>
          <w:p w14:paraId="7D28E48C" w14:textId="2E4FD5AE" w:rsidR="005E3786" w:rsidRPr="0005169F" w:rsidRDefault="00A23240">
            <w:r>
              <w:t>De acordo com o resultado esperado</w:t>
            </w:r>
          </w:p>
        </w:tc>
      </w:tr>
      <w:tr w:rsidR="005E3786" w:rsidRPr="0005169F" w14:paraId="3DF0F32A" w14:textId="77777777" w:rsidTr="00304E57">
        <w:tc>
          <w:tcPr>
            <w:tcW w:w="2235" w:type="dxa"/>
          </w:tcPr>
          <w:p w14:paraId="0FAE91E1" w14:textId="77777777" w:rsidR="005E3786" w:rsidRPr="0005169F" w:rsidRDefault="008C7A0A">
            <w:r w:rsidRPr="0005169F">
              <w:t>Status</w:t>
            </w:r>
          </w:p>
        </w:tc>
        <w:tc>
          <w:tcPr>
            <w:tcW w:w="6405" w:type="dxa"/>
          </w:tcPr>
          <w:p w14:paraId="371F118C" w14:textId="24CDDAE0" w:rsidR="005E3786" w:rsidRPr="00A23240" w:rsidRDefault="00A23240">
            <w:pPr>
              <w:rPr>
                <w:b/>
                <w:bCs/>
                <w:color w:val="00B050"/>
                <w:lang w:val="en-US"/>
              </w:rPr>
            </w:pPr>
            <w:r>
              <w:rPr>
                <w:b/>
                <w:bCs/>
                <w:color w:val="00B050"/>
                <w:lang w:val="en-US"/>
              </w:rPr>
              <w:t>Sucesso</w:t>
            </w:r>
          </w:p>
        </w:tc>
      </w:tr>
    </w:tbl>
    <w:p w14:paraId="27AC9422" w14:textId="77777777" w:rsidR="009C6C5E" w:rsidRDefault="009C6C5E"/>
    <w:p w14:paraId="307BEF2C" w14:textId="7169363C" w:rsidR="004A6B84" w:rsidRPr="0005169F" w:rsidRDefault="004A6B84" w:rsidP="004A6B84">
      <w:pPr>
        <w:pStyle w:val="Ttulo2"/>
      </w:pPr>
      <w:bookmarkStart w:id="22" w:name="_Toc209628961"/>
      <w:r w:rsidRPr="0005169F">
        <w:t>CT01</w:t>
      </w:r>
      <w:r>
        <w:t>2</w:t>
      </w:r>
      <w:r w:rsidRPr="0005169F">
        <w:t xml:space="preserve"> - </w:t>
      </w:r>
      <w:ins w:id="23" w:author="Microsoft Word" w:date="2025-09-24T16:13:00Z" w16du:dateUtc="2025-09-24T19:13:00Z">
        <w:r w:rsidR="001F5147">
          <w:t>Identific</w:t>
        </w:r>
        <w:r w:rsidR="00A20F28">
          <w:t xml:space="preserve">ar </w:t>
        </w:r>
      </w:ins>
      <w:r w:rsidR="0012555A">
        <w:t>usuário existente</w:t>
      </w:r>
      <w:bookmarkEnd w:id="2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4A6B84" w:rsidRPr="0005169F" w14:paraId="214B33AB" w14:textId="77777777" w:rsidTr="00F37C55">
        <w:tc>
          <w:tcPr>
            <w:tcW w:w="2235" w:type="dxa"/>
          </w:tcPr>
          <w:p w14:paraId="1D9340A1" w14:textId="77777777" w:rsidR="004A6B84" w:rsidRPr="0005169F" w:rsidRDefault="004A6B84" w:rsidP="00F37C55">
            <w:r w:rsidRPr="0005169F">
              <w:t>Descrição</w:t>
            </w:r>
          </w:p>
        </w:tc>
        <w:tc>
          <w:tcPr>
            <w:tcW w:w="6405" w:type="dxa"/>
          </w:tcPr>
          <w:p w14:paraId="35232B91" w14:textId="77777777" w:rsidR="004A6B84" w:rsidRPr="0005169F" w:rsidRDefault="004A6B84" w:rsidP="00F37C55">
            <w:r w:rsidRPr="0005169F">
              <w:t>Validar inserção de cadastro sem campos preenchidos.</w:t>
            </w:r>
          </w:p>
        </w:tc>
      </w:tr>
      <w:tr w:rsidR="004A6B84" w:rsidRPr="0005169F" w14:paraId="30352834" w14:textId="77777777" w:rsidTr="00F37C55">
        <w:tc>
          <w:tcPr>
            <w:tcW w:w="2235" w:type="dxa"/>
          </w:tcPr>
          <w:p w14:paraId="5D09E05D" w14:textId="77777777" w:rsidR="004A6B84" w:rsidRPr="0005169F" w:rsidRDefault="004A6B84" w:rsidP="00F37C55">
            <w:r w:rsidRPr="0005169F">
              <w:t>Passos</w:t>
            </w:r>
          </w:p>
        </w:tc>
        <w:tc>
          <w:tcPr>
            <w:tcW w:w="6405" w:type="dxa"/>
          </w:tcPr>
          <w:p w14:paraId="5EF1474B" w14:textId="5903CB6C" w:rsidR="004A6B84" w:rsidRDefault="004A6B84" w:rsidP="00F37C55">
            <w:r w:rsidRPr="0005169F">
              <w:t>1 – Abrir a aplicação</w:t>
            </w:r>
            <w:r w:rsidRPr="0005169F">
              <w:br/>
              <w:t>2 –</w:t>
            </w:r>
            <w:r>
              <w:t xml:space="preserve"> Executar CT001</w:t>
            </w:r>
            <w:r w:rsidR="001342E3">
              <w:t xml:space="preserve"> com CPF já usado anteriormente</w:t>
            </w:r>
          </w:p>
          <w:p w14:paraId="6948FD95" w14:textId="408F25AB" w:rsidR="001C36D1" w:rsidRPr="0005169F" w:rsidRDefault="004A6B84" w:rsidP="00F37C55">
            <w:r w:rsidRPr="0005169F">
              <w:t xml:space="preserve">3 – </w:t>
            </w:r>
            <w:r w:rsidR="001342E3">
              <w:t>Aplicação deve emitir e</w:t>
            </w:r>
            <w:r w:rsidR="007D24A9">
              <w:t>xibir mensagem de usuário já cadastrado.</w:t>
            </w:r>
          </w:p>
        </w:tc>
      </w:tr>
      <w:tr w:rsidR="004A6B84" w:rsidRPr="0005169F" w14:paraId="46207D15" w14:textId="77777777" w:rsidTr="00F37C55">
        <w:tc>
          <w:tcPr>
            <w:tcW w:w="2235" w:type="dxa"/>
          </w:tcPr>
          <w:p w14:paraId="02541C06" w14:textId="77777777" w:rsidR="004A6B84" w:rsidRPr="0005169F" w:rsidRDefault="004A6B84" w:rsidP="00F37C55">
            <w:r w:rsidRPr="0005169F">
              <w:t>Prioridade</w:t>
            </w:r>
          </w:p>
        </w:tc>
        <w:tc>
          <w:tcPr>
            <w:tcW w:w="6405" w:type="dxa"/>
          </w:tcPr>
          <w:p w14:paraId="6FC3D071" w14:textId="77777777" w:rsidR="004A6B84" w:rsidRPr="00CF63E4" w:rsidRDefault="004A6B84" w:rsidP="00F37C55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4A6B84" w:rsidRPr="0005169F" w14:paraId="53DFD050" w14:textId="77777777" w:rsidTr="00F37C55">
        <w:tc>
          <w:tcPr>
            <w:tcW w:w="2235" w:type="dxa"/>
          </w:tcPr>
          <w:p w14:paraId="676B6D1D" w14:textId="77777777" w:rsidR="004A6B84" w:rsidRPr="0005169F" w:rsidRDefault="004A6B84" w:rsidP="00F37C55">
            <w:r w:rsidRPr="0005169F">
              <w:t>Resultado Esperado</w:t>
            </w:r>
          </w:p>
        </w:tc>
        <w:tc>
          <w:tcPr>
            <w:tcW w:w="6405" w:type="dxa"/>
          </w:tcPr>
          <w:p w14:paraId="1F45CD40" w14:textId="4E1355BA" w:rsidR="004A6B84" w:rsidRPr="0005169F" w:rsidRDefault="00351BCB" w:rsidP="00F37C55">
            <w:r w:rsidRPr="00351BCB">
              <w:t>Criar função para retornar mensagem de usuário já cadastrado, se tentar inserir CPF já cadastrado</w:t>
            </w:r>
          </w:p>
        </w:tc>
      </w:tr>
      <w:tr w:rsidR="004A6B84" w:rsidRPr="0005169F" w14:paraId="7ED8004B" w14:textId="77777777" w:rsidTr="00F37C55">
        <w:tc>
          <w:tcPr>
            <w:tcW w:w="2235" w:type="dxa"/>
          </w:tcPr>
          <w:p w14:paraId="4C477284" w14:textId="77777777" w:rsidR="004A6B84" w:rsidRPr="0005169F" w:rsidRDefault="004A6B84" w:rsidP="00F37C55">
            <w:r w:rsidRPr="0005169F">
              <w:t>Resultado Obtido</w:t>
            </w:r>
          </w:p>
        </w:tc>
        <w:tc>
          <w:tcPr>
            <w:tcW w:w="6405" w:type="dxa"/>
          </w:tcPr>
          <w:p w14:paraId="6C01098B" w14:textId="350216F8" w:rsidR="004A6B84" w:rsidRPr="0005169F" w:rsidRDefault="00360171" w:rsidP="00F37C55">
            <w:r w:rsidRPr="00360171">
              <w:t>Ao inserir o usuário já cadastrado, retorna mensagem de sucesso, porém não duplica cadastro, mas apresenta mensagem de sucesso, seria correto apresentar mensagem de usuário já cadastrado</w:t>
            </w:r>
          </w:p>
        </w:tc>
      </w:tr>
      <w:tr w:rsidR="004A6B84" w:rsidRPr="0005169F" w14:paraId="58F73F3A" w14:textId="77777777" w:rsidTr="00F37C55">
        <w:tc>
          <w:tcPr>
            <w:tcW w:w="2235" w:type="dxa"/>
          </w:tcPr>
          <w:p w14:paraId="3F90458A" w14:textId="77777777" w:rsidR="004A6B84" w:rsidRPr="0005169F" w:rsidRDefault="004A6B84" w:rsidP="00F37C55">
            <w:r w:rsidRPr="0005169F">
              <w:t>Status</w:t>
            </w:r>
          </w:p>
        </w:tc>
        <w:tc>
          <w:tcPr>
            <w:tcW w:w="6405" w:type="dxa"/>
          </w:tcPr>
          <w:p w14:paraId="1CC8A88F" w14:textId="04FA464D" w:rsidR="004A6B84" w:rsidRPr="00A23240" w:rsidRDefault="007B7DF1" w:rsidP="00F37C55">
            <w:pPr>
              <w:rPr>
                <w:b/>
                <w:bCs/>
                <w:color w:val="00B050"/>
                <w:lang w:val="en-US"/>
              </w:rPr>
            </w:pPr>
            <w:r w:rsidRPr="007B7DF1">
              <w:rPr>
                <w:b/>
                <w:bCs/>
                <w:color w:val="EE0000"/>
                <w:lang w:val="en-US"/>
              </w:rPr>
              <w:t>Erro</w:t>
            </w:r>
          </w:p>
        </w:tc>
      </w:tr>
    </w:tbl>
    <w:p w14:paraId="7F1DACD2" w14:textId="77777777" w:rsidR="004A6B84" w:rsidRDefault="004A6B84"/>
    <w:p w14:paraId="7881FF29" w14:textId="2A57B9E5" w:rsidR="003D2D61" w:rsidRPr="00B87C42" w:rsidRDefault="003D2D61">
      <w:r>
        <w:rPr>
          <w:rFonts w:ascii="Aptos" w:hAnsi="Aptos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50A77DD7" wp14:editId="5A23FC73">
            <wp:extent cx="2022231" cy="2537460"/>
            <wp:effectExtent l="0" t="0" r="0" b="0"/>
            <wp:docPr id="1519741793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692" cy="256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2D61" w:rsidRPr="00B87C42" w:rsidSect="00514B99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716801">
    <w:abstractNumId w:val="8"/>
  </w:num>
  <w:num w:numId="2" w16cid:durableId="1188830632">
    <w:abstractNumId w:val="6"/>
  </w:num>
  <w:num w:numId="3" w16cid:durableId="900560003">
    <w:abstractNumId w:val="5"/>
  </w:num>
  <w:num w:numId="4" w16cid:durableId="974022591">
    <w:abstractNumId w:val="4"/>
  </w:num>
  <w:num w:numId="5" w16cid:durableId="1949504271">
    <w:abstractNumId w:val="7"/>
  </w:num>
  <w:num w:numId="6" w16cid:durableId="994072267">
    <w:abstractNumId w:val="3"/>
  </w:num>
  <w:num w:numId="7" w16cid:durableId="550118284">
    <w:abstractNumId w:val="2"/>
  </w:num>
  <w:num w:numId="8" w16cid:durableId="717095682">
    <w:abstractNumId w:val="1"/>
  </w:num>
  <w:num w:numId="9" w16cid:durableId="102845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0D4"/>
    <w:rsid w:val="00012E87"/>
    <w:rsid w:val="00013269"/>
    <w:rsid w:val="00014645"/>
    <w:rsid w:val="00034616"/>
    <w:rsid w:val="0005169F"/>
    <w:rsid w:val="0006063C"/>
    <w:rsid w:val="0006482D"/>
    <w:rsid w:val="00064E24"/>
    <w:rsid w:val="0006571D"/>
    <w:rsid w:val="000727DE"/>
    <w:rsid w:val="0008408A"/>
    <w:rsid w:val="000A68CA"/>
    <w:rsid w:val="000E7258"/>
    <w:rsid w:val="000F1223"/>
    <w:rsid w:val="000F148C"/>
    <w:rsid w:val="0012555A"/>
    <w:rsid w:val="001342E3"/>
    <w:rsid w:val="0015074B"/>
    <w:rsid w:val="0017629D"/>
    <w:rsid w:val="001C36D1"/>
    <w:rsid w:val="001D7B82"/>
    <w:rsid w:val="001F5147"/>
    <w:rsid w:val="00202E50"/>
    <w:rsid w:val="00223BF1"/>
    <w:rsid w:val="002302B6"/>
    <w:rsid w:val="00230DF9"/>
    <w:rsid w:val="00280A2F"/>
    <w:rsid w:val="002949A6"/>
    <w:rsid w:val="0029639D"/>
    <w:rsid w:val="002B0564"/>
    <w:rsid w:val="002C227E"/>
    <w:rsid w:val="002D072E"/>
    <w:rsid w:val="002D4072"/>
    <w:rsid w:val="002F119A"/>
    <w:rsid w:val="00304C05"/>
    <w:rsid w:val="00304E57"/>
    <w:rsid w:val="00324D97"/>
    <w:rsid w:val="00326F90"/>
    <w:rsid w:val="003445D0"/>
    <w:rsid w:val="003473B0"/>
    <w:rsid w:val="00351BCB"/>
    <w:rsid w:val="00360171"/>
    <w:rsid w:val="00376C9F"/>
    <w:rsid w:val="00385ED0"/>
    <w:rsid w:val="00390A09"/>
    <w:rsid w:val="00396D54"/>
    <w:rsid w:val="003D2D61"/>
    <w:rsid w:val="003E3891"/>
    <w:rsid w:val="003E525F"/>
    <w:rsid w:val="003E71A1"/>
    <w:rsid w:val="003F4828"/>
    <w:rsid w:val="00456292"/>
    <w:rsid w:val="00463870"/>
    <w:rsid w:val="00465533"/>
    <w:rsid w:val="004700B1"/>
    <w:rsid w:val="00474C66"/>
    <w:rsid w:val="00477564"/>
    <w:rsid w:val="004A6B84"/>
    <w:rsid w:val="004B523F"/>
    <w:rsid w:val="004C4115"/>
    <w:rsid w:val="004C6992"/>
    <w:rsid w:val="004E2149"/>
    <w:rsid w:val="004F34C4"/>
    <w:rsid w:val="00507AC0"/>
    <w:rsid w:val="00514B99"/>
    <w:rsid w:val="0052669A"/>
    <w:rsid w:val="005A48E3"/>
    <w:rsid w:val="005C25D4"/>
    <w:rsid w:val="005D7502"/>
    <w:rsid w:val="005E3786"/>
    <w:rsid w:val="005F1677"/>
    <w:rsid w:val="00613F04"/>
    <w:rsid w:val="00643781"/>
    <w:rsid w:val="00643B20"/>
    <w:rsid w:val="00665C10"/>
    <w:rsid w:val="006B597F"/>
    <w:rsid w:val="006C42E5"/>
    <w:rsid w:val="006C631C"/>
    <w:rsid w:val="006E1170"/>
    <w:rsid w:val="006E3329"/>
    <w:rsid w:val="006E3FD8"/>
    <w:rsid w:val="007106C6"/>
    <w:rsid w:val="007143AD"/>
    <w:rsid w:val="00743162"/>
    <w:rsid w:val="00747390"/>
    <w:rsid w:val="0075394A"/>
    <w:rsid w:val="007625D1"/>
    <w:rsid w:val="00764993"/>
    <w:rsid w:val="00764FAE"/>
    <w:rsid w:val="007A7166"/>
    <w:rsid w:val="007B7DF1"/>
    <w:rsid w:val="007C067C"/>
    <w:rsid w:val="007C6B94"/>
    <w:rsid w:val="007D24A9"/>
    <w:rsid w:val="007D2E5F"/>
    <w:rsid w:val="00816E9C"/>
    <w:rsid w:val="00817869"/>
    <w:rsid w:val="0082675D"/>
    <w:rsid w:val="0085197D"/>
    <w:rsid w:val="008737AE"/>
    <w:rsid w:val="00873B66"/>
    <w:rsid w:val="008C7A0A"/>
    <w:rsid w:val="008E2067"/>
    <w:rsid w:val="008E575F"/>
    <w:rsid w:val="008E5A3E"/>
    <w:rsid w:val="008F74C5"/>
    <w:rsid w:val="0090321B"/>
    <w:rsid w:val="00903938"/>
    <w:rsid w:val="009063D7"/>
    <w:rsid w:val="0091179D"/>
    <w:rsid w:val="00942A76"/>
    <w:rsid w:val="0095497E"/>
    <w:rsid w:val="0096118D"/>
    <w:rsid w:val="00961898"/>
    <w:rsid w:val="0098290D"/>
    <w:rsid w:val="009837CA"/>
    <w:rsid w:val="009B006E"/>
    <w:rsid w:val="009C1BC4"/>
    <w:rsid w:val="009C6C5E"/>
    <w:rsid w:val="009E2FED"/>
    <w:rsid w:val="009E6AF7"/>
    <w:rsid w:val="00A01322"/>
    <w:rsid w:val="00A0532E"/>
    <w:rsid w:val="00A209C6"/>
    <w:rsid w:val="00A20F28"/>
    <w:rsid w:val="00A21C56"/>
    <w:rsid w:val="00A23240"/>
    <w:rsid w:val="00A243BA"/>
    <w:rsid w:val="00A701DE"/>
    <w:rsid w:val="00A821B2"/>
    <w:rsid w:val="00AA1D8D"/>
    <w:rsid w:val="00AA61C6"/>
    <w:rsid w:val="00AC1880"/>
    <w:rsid w:val="00AF10B0"/>
    <w:rsid w:val="00AF413F"/>
    <w:rsid w:val="00AF5C33"/>
    <w:rsid w:val="00AF64D4"/>
    <w:rsid w:val="00B12649"/>
    <w:rsid w:val="00B16CF4"/>
    <w:rsid w:val="00B2623C"/>
    <w:rsid w:val="00B47730"/>
    <w:rsid w:val="00B5073A"/>
    <w:rsid w:val="00B734CE"/>
    <w:rsid w:val="00B7395B"/>
    <w:rsid w:val="00B85E1F"/>
    <w:rsid w:val="00B87C42"/>
    <w:rsid w:val="00B94837"/>
    <w:rsid w:val="00B959E2"/>
    <w:rsid w:val="00BC1CE8"/>
    <w:rsid w:val="00BD2516"/>
    <w:rsid w:val="00BD3A28"/>
    <w:rsid w:val="00BD77DD"/>
    <w:rsid w:val="00BE6D1B"/>
    <w:rsid w:val="00C05D03"/>
    <w:rsid w:val="00C07FA3"/>
    <w:rsid w:val="00C13FD9"/>
    <w:rsid w:val="00C27E00"/>
    <w:rsid w:val="00C27FAA"/>
    <w:rsid w:val="00C83B5B"/>
    <w:rsid w:val="00C93A98"/>
    <w:rsid w:val="00CB0664"/>
    <w:rsid w:val="00CD0B1B"/>
    <w:rsid w:val="00CD0BDE"/>
    <w:rsid w:val="00CE600A"/>
    <w:rsid w:val="00CF0155"/>
    <w:rsid w:val="00CF63E4"/>
    <w:rsid w:val="00D040FF"/>
    <w:rsid w:val="00D047A6"/>
    <w:rsid w:val="00D40574"/>
    <w:rsid w:val="00D4632F"/>
    <w:rsid w:val="00D776C8"/>
    <w:rsid w:val="00D86684"/>
    <w:rsid w:val="00E070A1"/>
    <w:rsid w:val="00E17223"/>
    <w:rsid w:val="00E17CD9"/>
    <w:rsid w:val="00E21C30"/>
    <w:rsid w:val="00E32B27"/>
    <w:rsid w:val="00E72651"/>
    <w:rsid w:val="00E765B6"/>
    <w:rsid w:val="00EA2246"/>
    <w:rsid w:val="00EA6DFA"/>
    <w:rsid w:val="00EE1F06"/>
    <w:rsid w:val="00EF7387"/>
    <w:rsid w:val="00F20BC8"/>
    <w:rsid w:val="00F41705"/>
    <w:rsid w:val="00F55046"/>
    <w:rsid w:val="00F65CAA"/>
    <w:rsid w:val="00F666EF"/>
    <w:rsid w:val="00F83CB9"/>
    <w:rsid w:val="00F8404A"/>
    <w:rsid w:val="00FC693F"/>
    <w:rsid w:val="00FE2D0F"/>
    <w:rsid w:val="00FF1B6B"/>
    <w:rsid w:val="00FF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29C25013-22D7-420D-846A-DD778895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2">
    <w:name w:val="toc 2"/>
    <w:basedOn w:val="Normal"/>
    <w:next w:val="Normal"/>
    <w:autoRedefine/>
    <w:uiPriority w:val="39"/>
    <w:unhideWhenUsed/>
    <w:rsid w:val="003445D0"/>
    <w:pPr>
      <w:spacing w:after="100" w:line="259" w:lineRule="auto"/>
      <w:ind w:left="220"/>
    </w:pPr>
    <w:rPr>
      <w:rFonts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445D0"/>
    <w:pPr>
      <w:spacing w:after="100" w:line="259" w:lineRule="auto"/>
    </w:pPr>
    <w:rPr>
      <w:rFonts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3445D0"/>
    <w:pPr>
      <w:spacing w:after="100" w:line="259" w:lineRule="auto"/>
      <w:ind w:left="440"/>
    </w:pPr>
    <w:rPr>
      <w:rFonts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3445D0"/>
    <w:rPr>
      <w:color w:val="0000FF" w:themeColor="hyperlink"/>
      <w:u w:val="singl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14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plano de teste visa assegurar a qualidade do sistema por meio de cenários de teste, definição de critérios de aprovação e controle de defeitos.
</Abstract>
  <CompanyAddress/>
  <CompanyPhone/>
  <CompanyFax/>
  <CompanyEmail>elisbmangueira@gmail.com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1564</TotalTime>
  <Pages>9</Pages>
  <Words>1189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Cadastro de pessoa</dc:title>
  <dc:subject>Plano de Teste</dc:subject>
  <dc:creator>Maria Elisângela Barbosa Mangueira</dc:creator>
  <cp:keywords/>
  <dc:description>generated by python-docx</dc:description>
  <cp:lastModifiedBy>Maria Elisangela Barbosa Mangueira</cp:lastModifiedBy>
  <cp:revision>176</cp:revision>
  <dcterms:created xsi:type="dcterms:W3CDTF">2013-12-23T23:15:00Z</dcterms:created>
  <dcterms:modified xsi:type="dcterms:W3CDTF">2025-09-24T20:55:00Z</dcterms:modified>
  <cp:category/>
</cp:coreProperties>
</file>