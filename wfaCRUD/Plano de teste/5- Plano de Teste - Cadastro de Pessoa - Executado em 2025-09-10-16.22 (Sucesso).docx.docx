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69468628"/>
        <w:docPartObj>
          <w:docPartGallery w:val="Cover Pages"/>
          <w:docPartUnique/>
        </w:docPartObj>
      </w:sdtPr>
      <w:sdtContent>
        <w:p w14:paraId="0EA69778" w14:textId="6438F415" w:rsidR="00514B99" w:rsidRPr="0005169F" w:rsidRDefault="00514B99">
          <w:r w:rsidRPr="0005169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3" behindDoc="0" locked="0" layoutInCell="1" allowOverlap="1" wp14:anchorId="280D7F5B" wp14:editId="28DB98B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412E972" id="Grupo 149" o:spid="_x0000_s1026" style="position:absolute;margin-left:0;margin-top:0;width:8in;height:95.7pt;z-index:251658243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Mw0X6KBQAAgB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05169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0B7E18A5" wp14:editId="7F8430F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aixa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t-BR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2442686" w14:textId="14A208C6" w:rsidR="00514B99" w:rsidRPr="0005169F" w:rsidRDefault="00873B66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 w:rsidRPr="0005169F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pt-BR"/>
                                      </w:rPr>
                                      <w:t>M</w:t>
                                    </w:r>
                                    <w:r w:rsidR="00FE2D0F" w:rsidRPr="0005169F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pt-BR"/>
                                      </w:rPr>
                                      <w:t>aria Elisângela Barbosa Mangueira</w:t>
                                    </w:r>
                                  </w:p>
                                </w:sdtContent>
                              </w:sdt>
                              <w:p w14:paraId="2B86A7FD" w14:textId="29D3B6DF" w:rsidR="00514B99" w:rsidRPr="0005169F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pt-BR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  <w:lang w:val="pt-BR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FE2D0F" w:rsidRPr="0005169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pt-BR"/>
                                      </w:rPr>
                                      <w:t>elisbmangueira@gmail.com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B7E18A5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3" o:spid="_x0000_s1026" type="#_x0000_t202" style="position:absolute;margin-left:0;margin-top:0;width:8in;height:1in;z-index:251658241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pt-BR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2442686" w14:textId="14A208C6" w:rsidR="00514B99" w:rsidRPr="0005169F" w:rsidRDefault="00873B66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05169F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pt-BR"/>
                                </w:rPr>
                                <w:t>M</w:t>
                              </w:r>
                              <w:r w:rsidR="00FE2D0F" w:rsidRPr="0005169F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pt-BR"/>
                                </w:rPr>
                                <w:t>aria Elisângela Barbosa Mangueira</w:t>
                              </w:r>
                            </w:p>
                          </w:sdtContent>
                        </w:sdt>
                        <w:p w14:paraId="2B86A7FD" w14:textId="29D3B6DF" w:rsidR="00514B99" w:rsidRPr="0005169F" w:rsidRDefault="00000000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pt-BR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val="pt-BR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FE2D0F" w:rsidRPr="0005169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pt-BR"/>
                                </w:rPr>
                                <w:t>elisbmangueira@gmail.com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05169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0D56F7A1" wp14:editId="5C66A00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aixa de Texto 1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AA6C42" w14:textId="77777777" w:rsidR="00514B99" w:rsidRPr="0005169F" w:rsidRDefault="00514B99">
                                <w:pPr>
                                  <w:pStyle w:val="SemEspaamento"/>
                                  <w:jc w:val="right"/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pt-BR"/>
                                  </w:rPr>
                                </w:pPr>
                                <w:r w:rsidRPr="0005169F"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pt-BR"/>
                                  </w:rPr>
                                  <w:t>Resumo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pt-BR"/>
                                  </w:rPr>
                                  <w:alias w:val="Resumo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907FAA5" w14:textId="736DA1BC" w:rsidR="00514B99" w:rsidRPr="0005169F" w:rsidRDefault="00873B66" w:rsidP="00064E24">
                                    <w:pPr>
                                      <w:pStyle w:val="SemEspaamento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BR"/>
                                      </w:rPr>
                                    </w:pPr>
                                    <w:r w:rsidRPr="0005169F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BR"/>
                                      </w:rPr>
                                      <w:t>Este plano de teste visa assegurar a qualidade do sistema por meio de cenários de teste, definição de critérios de aprovação e controle de defeitos.</w:t>
                                    </w:r>
                                    <w:r w:rsidRPr="0005169F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BR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D56F7A1" id="Caixa de Texto 155" o:spid="_x0000_s1027" type="#_x0000_t202" style="position:absolute;margin-left:0;margin-top:0;width:8in;height:79.5pt;z-index:25165824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34AA6C42" w14:textId="77777777" w:rsidR="00514B99" w:rsidRPr="0005169F" w:rsidRDefault="00514B99">
                          <w:pPr>
                            <w:pStyle w:val="SemEspaamento"/>
                            <w:jc w:val="right"/>
                            <w:rPr>
                              <w:color w:val="4F81BD" w:themeColor="accent1"/>
                              <w:sz w:val="28"/>
                              <w:szCs w:val="28"/>
                              <w:lang w:val="pt-BR"/>
                            </w:rPr>
                          </w:pPr>
                          <w:r w:rsidRPr="0005169F">
                            <w:rPr>
                              <w:color w:val="4F81BD" w:themeColor="accent1"/>
                              <w:sz w:val="28"/>
                              <w:szCs w:val="28"/>
                              <w:lang w:val="pt-BR"/>
                            </w:rPr>
                            <w:t>Resumo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  <w:lang w:val="pt-BR"/>
                            </w:rPr>
                            <w:alias w:val="Resumo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907FAA5" w14:textId="736DA1BC" w:rsidR="00514B99" w:rsidRPr="0005169F" w:rsidRDefault="00873B66" w:rsidP="00064E24">
                              <w:pPr>
                                <w:pStyle w:val="SemEspaamento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BR"/>
                                </w:rPr>
                              </w:pPr>
                              <w:r w:rsidRPr="0005169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BR"/>
                                </w:rPr>
                                <w:t>Este plano de teste visa assegurar a qualidade do sistema por meio de cenários de teste, definição de critérios de aprovação e controle de defeitos.</w:t>
                              </w:r>
                              <w:r w:rsidRPr="0005169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BR"/>
                                </w:rP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05169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816CDEA" wp14:editId="4DE676E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aixa de Texto 1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7C8BC6" w14:textId="23CBD65C" w:rsidR="00514B99" w:rsidRPr="0005169F" w:rsidRDefault="00000000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514B99" w:rsidRPr="0005169F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t>Cadastro de pessoa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60AD6EA" w14:textId="7658203F" w:rsidR="00514B99" w:rsidRPr="0005169F" w:rsidRDefault="00514B9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05169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Plano de Teste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816CDEA" id="Caixa de Texto 157" o:spid="_x0000_s1028" type="#_x0000_t202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057C8BC6" w14:textId="23CBD65C" w:rsidR="00514B99" w:rsidRPr="0005169F" w:rsidRDefault="00000000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514B99" w:rsidRPr="0005169F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t>Cadastro de pessoa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60AD6EA" w14:textId="7658203F" w:rsidR="00514B99" w:rsidRPr="0005169F" w:rsidRDefault="00514B9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05169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Plano de Teste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0F9E57F" w14:textId="089F72A8" w:rsidR="00514B99" w:rsidRPr="0005169F" w:rsidRDefault="00514B99">
          <w:r w:rsidRPr="0005169F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302738630"/>
        <w:docPartObj>
          <w:docPartGallery w:val="Table of Contents"/>
          <w:docPartUnique/>
        </w:docPartObj>
      </w:sdtPr>
      <w:sdtContent>
        <w:p w14:paraId="729F4FAF" w14:textId="060FCA60" w:rsidR="003445D0" w:rsidRPr="0005169F" w:rsidRDefault="003445D0">
          <w:pPr>
            <w:pStyle w:val="CabealhodoSumrio"/>
          </w:pPr>
          <w:r w:rsidRPr="0005169F">
            <w:t>Sumário</w:t>
          </w:r>
        </w:p>
        <w:p w14:paraId="1FB84497" w14:textId="6C47FD11" w:rsidR="00A02685" w:rsidRDefault="003445D0">
          <w:pPr>
            <w:pStyle w:val="Sumrio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05169F">
            <w:fldChar w:fldCharType="begin"/>
          </w:r>
          <w:r w:rsidRPr="0005169F">
            <w:instrText xml:space="preserve"> TOC \o "1-3" \h \z \u </w:instrText>
          </w:r>
          <w:r w:rsidRPr="0005169F">
            <w:fldChar w:fldCharType="separate"/>
          </w:r>
          <w:hyperlink w:anchor="_Toc209625000" w:history="1">
            <w:r w:rsidR="00A02685" w:rsidRPr="00BD21F3">
              <w:rPr>
                <w:rStyle w:val="Hyperlink"/>
                <w:noProof/>
              </w:rPr>
              <w:t>Objetivo</w:t>
            </w:r>
            <w:r w:rsidR="00A02685">
              <w:rPr>
                <w:noProof/>
                <w:webHidden/>
              </w:rPr>
              <w:tab/>
            </w:r>
            <w:r w:rsidR="00A02685">
              <w:rPr>
                <w:noProof/>
                <w:webHidden/>
              </w:rPr>
              <w:fldChar w:fldCharType="begin"/>
            </w:r>
            <w:r w:rsidR="00A02685">
              <w:rPr>
                <w:noProof/>
                <w:webHidden/>
              </w:rPr>
              <w:instrText xml:space="preserve"> PAGEREF _Toc209625000 \h </w:instrText>
            </w:r>
            <w:r w:rsidR="00A02685">
              <w:rPr>
                <w:noProof/>
                <w:webHidden/>
              </w:rPr>
            </w:r>
            <w:r w:rsidR="00A02685">
              <w:rPr>
                <w:noProof/>
                <w:webHidden/>
              </w:rPr>
              <w:fldChar w:fldCharType="separate"/>
            </w:r>
            <w:r w:rsidR="00A02685">
              <w:rPr>
                <w:noProof/>
                <w:webHidden/>
              </w:rPr>
              <w:t>2</w:t>
            </w:r>
            <w:r w:rsidR="00A02685">
              <w:rPr>
                <w:noProof/>
                <w:webHidden/>
              </w:rPr>
              <w:fldChar w:fldCharType="end"/>
            </w:r>
          </w:hyperlink>
        </w:p>
        <w:p w14:paraId="7B2C0E2C" w14:textId="27EF88FE" w:rsidR="00A02685" w:rsidRDefault="00A02685">
          <w:pPr>
            <w:pStyle w:val="Sumrio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5001" w:history="1">
            <w:r w:rsidRPr="00BD21F3">
              <w:rPr>
                <w:rStyle w:val="Hyperlink"/>
                <w:noProof/>
              </w:rPr>
              <w:t>Histórico de Versões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8AC76" w14:textId="3333B1D3" w:rsidR="00A02685" w:rsidRDefault="00A02685">
          <w:pPr>
            <w:pStyle w:val="Sumrio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5002" w:history="1">
            <w:r w:rsidRPr="00BD21F3">
              <w:rPr>
                <w:rStyle w:val="Hyperlink"/>
                <w:noProof/>
              </w:rPr>
              <w:t>Cenários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D1C16" w14:textId="7DFBBFBB" w:rsidR="00A02685" w:rsidRDefault="00A02685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5003" w:history="1">
            <w:r w:rsidRPr="00BD21F3">
              <w:rPr>
                <w:rStyle w:val="Hyperlink"/>
                <w:noProof/>
              </w:rPr>
              <w:t>CT001 – Inserir pessoa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B3D13" w14:textId="558C6C6D" w:rsidR="00A02685" w:rsidRDefault="00A02685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5004" w:history="1">
            <w:r w:rsidRPr="00BD21F3">
              <w:rPr>
                <w:rStyle w:val="Hyperlink"/>
                <w:noProof/>
              </w:rPr>
              <w:t>CT002 – Alterar pessoa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2EDE0" w14:textId="36C8012D" w:rsidR="00A02685" w:rsidRDefault="00A02685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5005" w:history="1">
            <w:r w:rsidRPr="00BD21F3">
              <w:rPr>
                <w:rStyle w:val="Hyperlink"/>
                <w:noProof/>
              </w:rPr>
              <w:t>CT003 – Consultar pessoa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C7A7A" w14:textId="43F56AB4" w:rsidR="00A02685" w:rsidRDefault="00A02685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5006" w:history="1">
            <w:r w:rsidRPr="00BD21F3">
              <w:rPr>
                <w:rStyle w:val="Hyperlink"/>
                <w:noProof/>
              </w:rPr>
              <w:t>CT004 – Excluir pessoa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35478" w14:textId="05808B33" w:rsidR="00A02685" w:rsidRDefault="00A02685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5007" w:history="1">
            <w:r w:rsidRPr="00BD21F3">
              <w:rPr>
                <w:rStyle w:val="Hyperlink"/>
                <w:noProof/>
              </w:rPr>
              <w:t>CT005 - Consultar lista de pessoas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C3146" w14:textId="65DBDE36" w:rsidR="00A02685" w:rsidRDefault="00A02685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5008" w:history="1">
            <w:r w:rsidRPr="00BD21F3">
              <w:rPr>
                <w:rStyle w:val="Hyperlink"/>
                <w:noProof/>
              </w:rPr>
              <w:t>CT006 - Limpar campos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B0E51" w14:textId="0003A745" w:rsidR="00A02685" w:rsidRDefault="00A02685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5009" w:history="1">
            <w:r w:rsidRPr="00BD21F3">
              <w:rPr>
                <w:rStyle w:val="Hyperlink"/>
                <w:noProof/>
              </w:rPr>
              <w:t>CT007 - Sair da aplicação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102A1" w14:textId="2B4DD0DF" w:rsidR="00A02685" w:rsidRDefault="00A02685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5010" w:history="1">
            <w:r w:rsidRPr="00BD21F3">
              <w:rPr>
                <w:rStyle w:val="Hyperlink"/>
                <w:noProof/>
              </w:rPr>
              <w:t>CT008 – Testar inatividade sem erro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EC616" w14:textId="7851383E" w:rsidR="00A02685" w:rsidRDefault="00A02685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5011" w:history="1">
            <w:r w:rsidRPr="00BD21F3">
              <w:rPr>
                <w:rStyle w:val="Hyperlink"/>
                <w:noProof/>
              </w:rPr>
              <w:t>CT009 - Impedir inserção de caracteres inválidos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20D8A" w14:textId="787CDE2D" w:rsidR="00A02685" w:rsidRDefault="00A02685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5012" w:history="1">
            <w:r w:rsidRPr="00BD21F3">
              <w:rPr>
                <w:rStyle w:val="Hyperlink"/>
                <w:noProof/>
              </w:rPr>
              <w:t>CT010 - Consultar pessoa por CPF ou por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E2EEB" w14:textId="4C3E5DDD" w:rsidR="00A02685" w:rsidRDefault="00A02685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5013" w:history="1">
            <w:r w:rsidRPr="00BD21F3">
              <w:rPr>
                <w:rStyle w:val="Hyperlink"/>
                <w:noProof/>
              </w:rPr>
              <w:t>CT011 - Impedir inserção de pessoa com campo vazios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AA14D" w14:textId="169F6C89" w:rsidR="00A02685" w:rsidRDefault="00A02685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5014" w:history="1">
            <w:r w:rsidRPr="00BD21F3">
              <w:rPr>
                <w:rStyle w:val="Hyperlink"/>
                <w:noProof/>
              </w:rPr>
              <w:t>CT012 - Identificar usuário existente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0E7E7" w14:textId="785AB5BA" w:rsidR="003445D0" w:rsidRPr="0005169F" w:rsidRDefault="003445D0">
          <w:r w:rsidRPr="0005169F">
            <w:rPr>
              <w:b/>
              <w:bCs/>
            </w:rPr>
            <w:fldChar w:fldCharType="end"/>
          </w:r>
        </w:p>
      </w:sdtContent>
    </w:sdt>
    <w:p w14:paraId="3672B8B2" w14:textId="77777777" w:rsidR="003445D0" w:rsidRPr="0005169F" w:rsidRDefault="003445D0"/>
    <w:p w14:paraId="7F91E3DD" w14:textId="620A0BC7" w:rsidR="003445D0" w:rsidRPr="0005169F" w:rsidRDefault="003445D0">
      <w:r w:rsidRPr="0005169F">
        <w:br w:type="page"/>
      </w:r>
    </w:p>
    <w:p w14:paraId="1303E148" w14:textId="0E6CD0C6" w:rsidR="005E3786" w:rsidRPr="0005169F" w:rsidRDefault="00000000" w:rsidP="00A21C56">
      <w:pPr>
        <w:pStyle w:val="Ttulo1"/>
      </w:pPr>
      <w:bookmarkStart w:id="0" w:name="_Toc209625000"/>
      <w:r w:rsidRPr="0005169F">
        <w:lastRenderedPageBreak/>
        <w:t>Objetivo</w:t>
      </w:r>
      <w:bookmarkEnd w:id="0"/>
    </w:p>
    <w:p w14:paraId="16E63684" w14:textId="77777777" w:rsidR="005E3786" w:rsidRPr="0005169F" w:rsidRDefault="00000000">
      <w:r w:rsidRPr="0005169F">
        <w:t>O sistema deve permitir ao usuário se cadastrar, excluir cadastro e alterar cadastro na plataforma.</w:t>
      </w:r>
    </w:p>
    <w:p w14:paraId="18C611A4" w14:textId="77777777" w:rsidR="005E3786" w:rsidRPr="0005169F" w:rsidRDefault="00000000" w:rsidP="00A21C56">
      <w:pPr>
        <w:pStyle w:val="Ttulo1"/>
      </w:pPr>
      <w:bookmarkStart w:id="1" w:name="_Toc209625001"/>
      <w:r w:rsidRPr="0005169F">
        <w:t>Histórico de Versões</w:t>
      </w:r>
      <w:bookmarkEnd w:id="1"/>
    </w:p>
    <w:tbl>
      <w:tblPr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7"/>
        <w:gridCol w:w="1271"/>
        <w:gridCol w:w="4560"/>
        <w:gridCol w:w="1241"/>
      </w:tblGrid>
      <w:tr w:rsidR="00CA42B6" w:rsidRPr="0005169F" w14:paraId="0211FC76" w14:textId="77777777" w:rsidTr="003B0111">
        <w:trPr>
          <w:trHeight w:val="58"/>
        </w:trPr>
        <w:tc>
          <w:tcPr>
            <w:tcW w:w="2357" w:type="dxa"/>
          </w:tcPr>
          <w:p w14:paraId="412BF06C" w14:textId="77777777" w:rsidR="00CA42B6" w:rsidRPr="0005169F" w:rsidRDefault="00CA42B6" w:rsidP="003B0111">
            <w:pPr>
              <w:rPr>
                <w:b/>
                <w:bCs/>
              </w:rPr>
            </w:pPr>
            <w:r w:rsidRPr="0005169F">
              <w:rPr>
                <w:b/>
                <w:bCs/>
              </w:rPr>
              <w:t>Data</w:t>
            </w:r>
          </w:p>
        </w:tc>
        <w:tc>
          <w:tcPr>
            <w:tcW w:w="1271" w:type="dxa"/>
          </w:tcPr>
          <w:p w14:paraId="4DB33759" w14:textId="77777777" w:rsidR="00CA42B6" w:rsidRPr="0005169F" w:rsidRDefault="00CA42B6" w:rsidP="003B0111">
            <w:pPr>
              <w:rPr>
                <w:b/>
                <w:bCs/>
              </w:rPr>
            </w:pPr>
            <w:r w:rsidRPr="0005169F">
              <w:rPr>
                <w:b/>
                <w:bCs/>
              </w:rPr>
              <w:t>Versão</w:t>
            </w:r>
          </w:p>
        </w:tc>
        <w:tc>
          <w:tcPr>
            <w:tcW w:w="4560" w:type="dxa"/>
          </w:tcPr>
          <w:p w14:paraId="6F5F428C" w14:textId="77777777" w:rsidR="00CA42B6" w:rsidRPr="0005169F" w:rsidRDefault="00CA42B6" w:rsidP="003B0111">
            <w:pPr>
              <w:rPr>
                <w:b/>
                <w:bCs/>
              </w:rPr>
            </w:pPr>
            <w:r w:rsidRPr="0005169F">
              <w:rPr>
                <w:b/>
                <w:bCs/>
              </w:rPr>
              <w:t>Descrição</w:t>
            </w:r>
          </w:p>
        </w:tc>
        <w:tc>
          <w:tcPr>
            <w:tcW w:w="1241" w:type="dxa"/>
          </w:tcPr>
          <w:p w14:paraId="3488E04F" w14:textId="77777777" w:rsidR="00CA42B6" w:rsidRPr="0005169F" w:rsidRDefault="00CA42B6" w:rsidP="003B0111">
            <w:pPr>
              <w:rPr>
                <w:b/>
                <w:bCs/>
              </w:rPr>
            </w:pPr>
            <w:r w:rsidRPr="0005169F">
              <w:rPr>
                <w:b/>
                <w:bCs/>
              </w:rPr>
              <w:t>Autor</w:t>
            </w:r>
          </w:p>
        </w:tc>
      </w:tr>
      <w:tr w:rsidR="00CA42B6" w:rsidRPr="0005169F" w14:paraId="399FAD15" w14:textId="77777777" w:rsidTr="003B0111">
        <w:trPr>
          <w:trHeight w:val="463"/>
        </w:trPr>
        <w:tc>
          <w:tcPr>
            <w:tcW w:w="2357" w:type="dxa"/>
          </w:tcPr>
          <w:p w14:paraId="070EF278" w14:textId="77777777" w:rsidR="00CA42B6" w:rsidRPr="0005169F" w:rsidRDefault="00CA42B6" w:rsidP="003B0111">
            <w:r w:rsidRPr="0005169F">
              <w:t>03/08/2025</w:t>
            </w:r>
          </w:p>
        </w:tc>
        <w:tc>
          <w:tcPr>
            <w:tcW w:w="1271" w:type="dxa"/>
          </w:tcPr>
          <w:p w14:paraId="63789087" w14:textId="77777777" w:rsidR="00CA42B6" w:rsidRPr="0005169F" w:rsidRDefault="00CA42B6" w:rsidP="003B0111">
            <w:r w:rsidRPr="0005169F">
              <w:t>1.1</w:t>
            </w:r>
          </w:p>
        </w:tc>
        <w:tc>
          <w:tcPr>
            <w:tcW w:w="4560" w:type="dxa"/>
          </w:tcPr>
          <w:p w14:paraId="234D7EF3" w14:textId="77777777" w:rsidR="00CA42B6" w:rsidRPr="0005169F" w:rsidRDefault="00CA42B6" w:rsidP="003B0111">
            <w:r>
              <w:t>Criados casos de teste de 01 até 04</w:t>
            </w:r>
          </w:p>
        </w:tc>
        <w:tc>
          <w:tcPr>
            <w:tcW w:w="1241" w:type="dxa"/>
          </w:tcPr>
          <w:p w14:paraId="6F0BFAC1" w14:textId="77777777" w:rsidR="00CA42B6" w:rsidRPr="0005169F" w:rsidRDefault="00CA42B6" w:rsidP="003B0111">
            <w:r w:rsidRPr="0005169F">
              <w:t>Elisângela Mangueira</w:t>
            </w:r>
          </w:p>
        </w:tc>
      </w:tr>
      <w:tr w:rsidR="00CA42B6" w:rsidRPr="0005169F" w14:paraId="6CD15CE1" w14:textId="77777777" w:rsidTr="003B0111">
        <w:trPr>
          <w:trHeight w:val="78"/>
        </w:trPr>
        <w:tc>
          <w:tcPr>
            <w:tcW w:w="2357" w:type="dxa"/>
          </w:tcPr>
          <w:p w14:paraId="3DBFD8EB" w14:textId="77777777" w:rsidR="00CA42B6" w:rsidRPr="0005169F" w:rsidRDefault="00CA42B6" w:rsidP="003B0111">
            <w:r w:rsidRPr="0005169F">
              <w:t>04/08/2025</w:t>
            </w:r>
          </w:p>
        </w:tc>
        <w:tc>
          <w:tcPr>
            <w:tcW w:w="1271" w:type="dxa"/>
          </w:tcPr>
          <w:p w14:paraId="03F1847E" w14:textId="77777777" w:rsidR="00CA42B6" w:rsidRPr="0005169F" w:rsidRDefault="00CA42B6" w:rsidP="003B0111">
            <w:r w:rsidRPr="0005169F">
              <w:t>1.2</w:t>
            </w:r>
          </w:p>
        </w:tc>
        <w:tc>
          <w:tcPr>
            <w:tcW w:w="4560" w:type="dxa"/>
          </w:tcPr>
          <w:p w14:paraId="6374966F" w14:textId="77777777" w:rsidR="00CA42B6" w:rsidRPr="0005169F" w:rsidRDefault="00CA42B6" w:rsidP="003B0111">
            <w:r>
              <w:t>Criados casos de teste de 05 até 08</w:t>
            </w:r>
          </w:p>
        </w:tc>
        <w:tc>
          <w:tcPr>
            <w:tcW w:w="1241" w:type="dxa"/>
          </w:tcPr>
          <w:p w14:paraId="0ABC172A" w14:textId="77777777" w:rsidR="00CA42B6" w:rsidRPr="0005169F" w:rsidRDefault="00CA42B6" w:rsidP="003B0111">
            <w:r w:rsidRPr="0005169F">
              <w:t>Elisângela Mangueira</w:t>
            </w:r>
          </w:p>
        </w:tc>
      </w:tr>
      <w:tr w:rsidR="00CA42B6" w:rsidRPr="0005169F" w14:paraId="73A1121F" w14:textId="77777777" w:rsidTr="003B0111">
        <w:trPr>
          <w:trHeight w:val="415"/>
        </w:trPr>
        <w:tc>
          <w:tcPr>
            <w:tcW w:w="2357" w:type="dxa"/>
          </w:tcPr>
          <w:p w14:paraId="36E50D8A" w14:textId="77777777" w:rsidR="00CA42B6" w:rsidRPr="0005169F" w:rsidRDefault="00CA42B6" w:rsidP="003B0111">
            <w:r w:rsidRPr="0005169F">
              <w:t>06/08/2025</w:t>
            </w:r>
          </w:p>
        </w:tc>
        <w:tc>
          <w:tcPr>
            <w:tcW w:w="1271" w:type="dxa"/>
          </w:tcPr>
          <w:p w14:paraId="0C452CE5" w14:textId="77777777" w:rsidR="00CA42B6" w:rsidRPr="0005169F" w:rsidRDefault="00CA42B6" w:rsidP="003B0111">
            <w:r w:rsidRPr="0005169F">
              <w:t>1.3</w:t>
            </w:r>
          </w:p>
        </w:tc>
        <w:tc>
          <w:tcPr>
            <w:tcW w:w="4560" w:type="dxa"/>
          </w:tcPr>
          <w:p w14:paraId="54D804CA" w14:textId="77777777" w:rsidR="00CA42B6" w:rsidRPr="0005169F" w:rsidRDefault="00CA42B6" w:rsidP="003B0111">
            <w:r>
              <w:t>Criados casos de teste de 09 até 11</w:t>
            </w:r>
          </w:p>
        </w:tc>
        <w:tc>
          <w:tcPr>
            <w:tcW w:w="1241" w:type="dxa"/>
          </w:tcPr>
          <w:p w14:paraId="7E3C8AAD" w14:textId="77777777" w:rsidR="00CA42B6" w:rsidRPr="0005169F" w:rsidRDefault="00CA42B6" w:rsidP="003B0111">
            <w:r w:rsidRPr="0005169F">
              <w:t>Elisângela Mangueira</w:t>
            </w:r>
          </w:p>
        </w:tc>
      </w:tr>
    </w:tbl>
    <w:p w14:paraId="662C8A0A" w14:textId="77777777" w:rsidR="00A21C56" w:rsidRPr="0005169F" w:rsidRDefault="00A21C56">
      <w:pPr>
        <w:pStyle w:val="Ttulo2"/>
      </w:pPr>
    </w:p>
    <w:p w14:paraId="23094FC0" w14:textId="77777777" w:rsidR="00A21C56" w:rsidRPr="0005169F" w:rsidRDefault="00A21C5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05169F">
        <w:br w:type="page"/>
      </w:r>
    </w:p>
    <w:p w14:paraId="5568E392" w14:textId="5FBBCBD6" w:rsidR="003445D0" w:rsidRPr="0005169F" w:rsidRDefault="005F1677" w:rsidP="00C83B5B">
      <w:pPr>
        <w:pStyle w:val="Ttulo1"/>
      </w:pPr>
      <w:bookmarkStart w:id="2" w:name="_Toc209625002"/>
      <w:r w:rsidRPr="0005169F">
        <w:lastRenderedPageBreak/>
        <w:t>Cen</w:t>
      </w:r>
      <w:r w:rsidR="002302B6" w:rsidRPr="0005169F">
        <w:t>á</w:t>
      </w:r>
      <w:r w:rsidRPr="0005169F">
        <w:t>rios de Testes</w:t>
      </w:r>
      <w:bookmarkEnd w:id="2"/>
    </w:p>
    <w:p w14:paraId="36822161" w14:textId="26962D2F" w:rsidR="005E3786" w:rsidRPr="0005169F" w:rsidRDefault="00903938">
      <w:pPr>
        <w:pStyle w:val="Ttulo2"/>
      </w:pPr>
      <w:bookmarkStart w:id="3" w:name="_Toc209625003"/>
      <w:r w:rsidRPr="0005169F">
        <w:t xml:space="preserve">CT001 </w:t>
      </w:r>
      <w:r w:rsidR="005D7502" w:rsidRPr="0005169F">
        <w:t>–</w:t>
      </w:r>
      <w:r w:rsidRPr="0005169F">
        <w:t xml:space="preserve"> Inserir</w:t>
      </w:r>
      <w:r w:rsidR="005D7502" w:rsidRPr="0005169F">
        <w:t xml:space="preserve"> pessoa</w:t>
      </w:r>
      <w:r w:rsidR="00014645" w:rsidRPr="0005169F">
        <w:t xml:space="preserve"> com sucesso</w:t>
      </w:r>
      <w:bookmarkEnd w:id="3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66A502EE" w14:textId="77777777" w:rsidTr="00D047A6">
        <w:tc>
          <w:tcPr>
            <w:tcW w:w="2235" w:type="dxa"/>
          </w:tcPr>
          <w:p w14:paraId="3947579C" w14:textId="77777777" w:rsidR="005E3786" w:rsidRPr="0005169F" w:rsidRDefault="00000000">
            <w:r w:rsidRPr="0005169F">
              <w:t>Descrição</w:t>
            </w:r>
          </w:p>
        </w:tc>
        <w:tc>
          <w:tcPr>
            <w:tcW w:w="6405" w:type="dxa"/>
          </w:tcPr>
          <w:p w14:paraId="00F8DF8E" w14:textId="636E1A52" w:rsidR="005E3786" w:rsidRPr="0005169F" w:rsidRDefault="00463870">
            <w:r w:rsidRPr="0005169F">
              <w:t>Inserir dados de nova pessoa no sistema.</w:t>
            </w:r>
          </w:p>
        </w:tc>
      </w:tr>
      <w:tr w:rsidR="005E3786" w:rsidRPr="0005169F" w14:paraId="3D2ADB4E" w14:textId="77777777" w:rsidTr="00D047A6">
        <w:tc>
          <w:tcPr>
            <w:tcW w:w="2235" w:type="dxa"/>
          </w:tcPr>
          <w:p w14:paraId="636E5514" w14:textId="77777777" w:rsidR="005E3786" w:rsidRPr="0005169F" w:rsidRDefault="00000000">
            <w:r w:rsidRPr="0005169F">
              <w:t>Passos</w:t>
            </w:r>
          </w:p>
        </w:tc>
        <w:tc>
          <w:tcPr>
            <w:tcW w:w="6405" w:type="dxa"/>
          </w:tcPr>
          <w:p w14:paraId="1AC2C5CC" w14:textId="392D5816" w:rsidR="005E3786" w:rsidRPr="0005169F" w:rsidRDefault="00000000">
            <w:r w:rsidRPr="0005169F">
              <w:t>1 – Abrir a aplicação</w:t>
            </w:r>
            <w:r w:rsidRPr="0005169F">
              <w:br/>
              <w:t>2 – Inserir os dados nos campos Nome, E-mail, Telefone, CPF</w:t>
            </w:r>
            <w:r w:rsidRPr="0005169F">
              <w:br/>
              <w:t>3 – Clicar no botão inserir</w:t>
            </w:r>
            <w:r w:rsidRPr="0005169F">
              <w:br/>
              <w:t>4 – O sistema precisa emitir mensagem de sucesso</w:t>
            </w:r>
            <w:r w:rsidRPr="0005169F">
              <w:br/>
              <w:t>5 – Verificar no banco de dados se o cadastro foi inserido</w:t>
            </w:r>
          </w:p>
        </w:tc>
      </w:tr>
      <w:tr w:rsidR="005E3786" w:rsidRPr="0005169F" w14:paraId="3512594E" w14:textId="77777777" w:rsidTr="00D047A6">
        <w:tc>
          <w:tcPr>
            <w:tcW w:w="2235" w:type="dxa"/>
          </w:tcPr>
          <w:p w14:paraId="302C2205" w14:textId="77777777" w:rsidR="005E3786" w:rsidRPr="0005169F" w:rsidRDefault="00000000">
            <w:r w:rsidRPr="0005169F">
              <w:t>Prioridade</w:t>
            </w:r>
          </w:p>
        </w:tc>
        <w:tc>
          <w:tcPr>
            <w:tcW w:w="6405" w:type="dxa"/>
          </w:tcPr>
          <w:p w14:paraId="2821D5C3" w14:textId="77777777" w:rsidR="005E3786" w:rsidRPr="00CF63E4" w:rsidRDefault="00000000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416526A0" w14:textId="77777777" w:rsidTr="00D047A6">
        <w:tc>
          <w:tcPr>
            <w:tcW w:w="2235" w:type="dxa"/>
          </w:tcPr>
          <w:p w14:paraId="1BF8D968" w14:textId="77777777" w:rsidR="005E3786" w:rsidRPr="0005169F" w:rsidRDefault="00000000">
            <w:r w:rsidRPr="0005169F">
              <w:t>Resultado Esperado</w:t>
            </w:r>
          </w:p>
        </w:tc>
        <w:tc>
          <w:tcPr>
            <w:tcW w:w="6405" w:type="dxa"/>
          </w:tcPr>
          <w:p w14:paraId="34B93CFB" w14:textId="5F36176B" w:rsidR="005E3786" w:rsidRPr="0005169F" w:rsidRDefault="00000000">
            <w:r w:rsidRPr="0005169F">
              <w:t>Cadastro inserido corretamente no banco de dados após mensagem de sucesso</w:t>
            </w:r>
          </w:p>
        </w:tc>
      </w:tr>
      <w:tr w:rsidR="005E3786" w:rsidRPr="0005169F" w14:paraId="5D7B7DDE" w14:textId="77777777" w:rsidTr="00D047A6">
        <w:tc>
          <w:tcPr>
            <w:tcW w:w="2235" w:type="dxa"/>
          </w:tcPr>
          <w:p w14:paraId="60879FDD" w14:textId="77777777" w:rsidR="005E3786" w:rsidRPr="0005169F" w:rsidRDefault="00000000">
            <w:r w:rsidRPr="0005169F">
              <w:t>Resultado Obtido</w:t>
            </w:r>
          </w:p>
        </w:tc>
        <w:tc>
          <w:tcPr>
            <w:tcW w:w="6405" w:type="dxa"/>
          </w:tcPr>
          <w:p w14:paraId="4E0CD606" w14:textId="7CE7AF1E" w:rsidR="005E3786" w:rsidRPr="0005169F" w:rsidRDefault="00000000">
            <w:r w:rsidRPr="0005169F">
              <w:t>Cadastro sobe para o banco e apresenta mensagem de sucesso</w:t>
            </w:r>
          </w:p>
        </w:tc>
      </w:tr>
      <w:tr w:rsidR="005E3786" w:rsidRPr="0005169F" w14:paraId="3790F94B" w14:textId="77777777" w:rsidTr="00D047A6">
        <w:tc>
          <w:tcPr>
            <w:tcW w:w="2235" w:type="dxa"/>
          </w:tcPr>
          <w:p w14:paraId="659897BF" w14:textId="77777777" w:rsidR="005E3786" w:rsidRPr="0005169F" w:rsidRDefault="00000000">
            <w:r w:rsidRPr="0005169F">
              <w:t>Status</w:t>
            </w:r>
          </w:p>
        </w:tc>
        <w:tc>
          <w:tcPr>
            <w:tcW w:w="6405" w:type="dxa"/>
          </w:tcPr>
          <w:p w14:paraId="2A025C05" w14:textId="77777777" w:rsidR="005E3786" w:rsidRPr="0005169F" w:rsidRDefault="00000000">
            <w:pPr>
              <w:rPr>
                <w:b/>
                <w:bCs/>
              </w:rPr>
            </w:pPr>
            <w:r w:rsidRPr="0005169F">
              <w:rPr>
                <w:b/>
                <w:bCs/>
                <w:color w:val="00B050"/>
              </w:rPr>
              <w:t>Sucesso</w:t>
            </w:r>
          </w:p>
        </w:tc>
      </w:tr>
    </w:tbl>
    <w:p w14:paraId="4FB8850B" w14:textId="23A9A30E" w:rsidR="005E3786" w:rsidRPr="0005169F" w:rsidRDefault="00465533">
      <w:pPr>
        <w:pStyle w:val="Ttulo2"/>
      </w:pPr>
      <w:bookmarkStart w:id="4" w:name="_Toc209625004"/>
      <w:r w:rsidRPr="0005169F">
        <w:t xml:space="preserve">CT002 </w:t>
      </w:r>
      <w:r w:rsidR="00B734CE" w:rsidRPr="0005169F">
        <w:t>–</w:t>
      </w:r>
      <w:r w:rsidRPr="0005169F">
        <w:t xml:space="preserve"> </w:t>
      </w:r>
      <w:del w:id="5" w:author="Microsoft Word" w:date="2025-09-23T15:44:00Z" w16du:dateUtc="2025-09-23T18:44:00Z">
        <w:r w:rsidRPr="0005169F">
          <w:delText>Altera</w:delText>
        </w:r>
        <w:r w:rsidR="00B734CE" w:rsidRPr="0005169F">
          <w:delText>ção de cadastro de</w:delText>
        </w:r>
      </w:del>
      <w:ins w:id="6" w:author="Microsoft Word" w:date="2025-09-23T15:44:00Z" w16du:dateUtc="2025-09-23T18:44:00Z">
        <w:r w:rsidRPr="0005169F">
          <w:t>Altera</w:t>
        </w:r>
        <w:r w:rsidR="00385ED0" w:rsidRPr="0005169F">
          <w:t>r</w:t>
        </w:r>
      </w:ins>
      <w:r w:rsidR="00B734CE" w:rsidRPr="0005169F">
        <w:t xml:space="preserve"> </w:t>
      </w:r>
      <w:r w:rsidR="008737AE" w:rsidRPr="0005169F">
        <w:t>pessoa</w:t>
      </w:r>
      <w:ins w:id="7" w:author="Microsoft Word" w:date="2025-09-23T15:44:00Z" w16du:dateUtc="2025-09-23T18:44:00Z">
        <w:r w:rsidR="00385ED0" w:rsidRPr="0005169F">
          <w:t xml:space="preserve"> com sucesso</w:t>
        </w:r>
      </w:ins>
      <w:bookmarkEnd w:id="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5A55B50B" w14:textId="77777777" w:rsidTr="00C13FD9">
        <w:tc>
          <w:tcPr>
            <w:tcW w:w="2235" w:type="dxa"/>
          </w:tcPr>
          <w:p w14:paraId="74D4C5D1" w14:textId="77777777" w:rsidR="005E3786" w:rsidRPr="0005169F" w:rsidRDefault="00000000">
            <w:r w:rsidRPr="0005169F">
              <w:t>Descrição</w:t>
            </w:r>
          </w:p>
        </w:tc>
        <w:tc>
          <w:tcPr>
            <w:tcW w:w="6405" w:type="dxa"/>
          </w:tcPr>
          <w:p w14:paraId="21B5E66D" w14:textId="77777777" w:rsidR="005E3786" w:rsidRPr="0005169F" w:rsidRDefault="00000000">
            <w:r w:rsidRPr="0005169F">
              <w:t>Permitir alterar dados de um usuário já cadastrado.</w:t>
            </w:r>
          </w:p>
        </w:tc>
      </w:tr>
      <w:tr w:rsidR="005E3786" w:rsidRPr="0005169F" w14:paraId="07C65815" w14:textId="77777777" w:rsidTr="00C13FD9">
        <w:tc>
          <w:tcPr>
            <w:tcW w:w="2235" w:type="dxa"/>
          </w:tcPr>
          <w:p w14:paraId="250F51D9" w14:textId="77777777" w:rsidR="005E3786" w:rsidRPr="0005169F" w:rsidRDefault="00000000">
            <w:r w:rsidRPr="0005169F">
              <w:t>Passos</w:t>
            </w:r>
          </w:p>
        </w:tc>
        <w:tc>
          <w:tcPr>
            <w:tcW w:w="6405" w:type="dxa"/>
          </w:tcPr>
          <w:p w14:paraId="57C3A60E" w14:textId="1652ADF1" w:rsidR="005E3786" w:rsidRPr="0005169F" w:rsidRDefault="00000000">
            <w:r w:rsidRPr="0005169F">
              <w:t>1 – Abrir a aplicação</w:t>
            </w:r>
            <w:r w:rsidRPr="0005169F">
              <w:br/>
              <w:t>2 – Inserir os dados nos campos Nome, Email, Telefone, CPF</w:t>
            </w:r>
            <w:r w:rsidRPr="0005169F">
              <w:br/>
              <w:t>3 – Clicar no botão alterar</w:t>
            </w:r>
            <w:r w:rsidRPr="0005169F">
              <w:br/>
              <w:t>4 – Alterar os campos e verificar</w:t>
            </w:r>
            <w:r w:rsidRPr="0005169F">
              <w:br/>
              <w:t>5 – O sistema precisa emitir mensagem de sucesso</w:t>
            </w:r>
            <w:r w:rsidRPr="0005169F">
              <w:br/>
              <w:t>6 – Verificar no banco de dados se o cadastro foi alterado</w:t>
            </w:r>
          </w:p>
        </w:tc>
      </w:tr>
      <w:tr w:rsidR="005E3786" w:rsidRPr="0005169F" w14:paraId="7A3976E1" w14:textId="77777777" w:rsidTr="00C13FD9">
        <w:tc>
          <w:tcPr>
            <w:tcW w:w="2235" w:type="dxa"/>
          </w:tcPr>
          <w:p w14:paraId="5F2DCDCE" w14:textId="77777777" w:rsidR="005E3786" w:rsidRPr="0005169F" w:rsidRDefault="00000000">
            <w:r w:rsidRPr="0005169F">
              <w:t>Prioridade</w:t>
            </w:r>
          </w:p>
        </w:tc>
        <w:tc>
          <w:tcPr>
            <w:tcW w:w="6405" w:type="dxa"/>
          </w:tcPr>
          <w:p w14:paraId="7B3D502B" w14:textId="77777777" w:rsidR="005E3786" w:rsidRPr="00CF63E4" w:rsidRDefault="00000000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186628E2" w14:textId="77777777" w:rsidTr="00C13FD9">
        <w:tc>
          <w:tcPr>
            <w:tcW w:w="2235" w:type="dxa"/>
          </w:tcPr>
          <w:p w14:paraId="0992A049" w14:textId="77777777" w:rsidR="005E3786" w:rsidRPr="0005169F" w:rsidRDefault="00000000">
            <w:r w:rsidRPr="0005169F">
              <w:t>Resultado Esperado</w:t>
            </w:r>
          </w:p>
        </w:tc>
        <w:tc>
          <w:tcPr>
            <w:tcW w:w="6405" w:type="dxa"/>
          </w:tcPr>
          <w:p w14:paraId="591BBE73" w14:textId="73BC3538" w:rsidR="005E3786" w:rsidRPr="0005169F" w:rsidRDefault="00000000">
            <w:r w:rsidRPr="0005169F">
              <w:t>Alteração salva corretamente no banco de dados</w:t>
            </w:r>
          </w:p>
        </w:tc>
      </w:tr>
      <w:tr w:rsidR="005E3786" w:rsidRPr="0005169F" w14:paraId="08BCA994" w14:textId="77777777" w:rsidTr="00C13FD9">
        <w:tc>
          <w:tcPr>
            <w:tcW w:w="2235" w:type="dxa"/>
          </w:tcPr>
          <w:p w14:paraId="223B172F" w14:textId="77777777" w:rsidR="005E3786" w:rsidRPr="0005169F" w:rsidRDefault="00000000">
            <w:r w:rsidRPr="0005169F">
              <w:t>Resultado Obtido</w:t>
            </w:r>
          </w:p>
        </w:tc>
        <w:tc>
          <w:tcPr>
            <w:tcW w:w="6405" w:type="dxa"/>
          </w:tcPr>
          <w:p w14:paraId="4FF51893" w14:textId="6DB92B3A" w:rsidR="005E3786" w:rsidRPr="0005169F" w:rsidRDefault="00000000">
            <w:r w:rsidRPr="0005169F">
              <w:t>Botão altera os dados como esperado no banco de dados</w:t>
            </w:r>
          </w:p>
        </w:tc>
      </w:tr>
      <w:tr w:rsidR="005E3786" w:rsidRPr="0005169F" w14:paraId="5EAAF603" w14:textId="77777777" w:rsidTr="00C13FD9">
        <w:tc>
          <w:tcPr>
            <w:tcW w:w="2235" w:type="dxa"/>
          </w:tcPr>
          <w:p w14:paraId="48C25501" w14:textId="77777777" w:rsidR="005E3786" w:rsidRPr="0005169F" w:rsidRDefault="00000000">
            <w:r w:rsidRPr="0005169F">
              <w:t>Status</w:t>
            </w:r>
          </w:p>
        </w:tc>
        <w:tc>
          <w:tcPr>
            <w:tcW w:w="6405" w:type="dxa"/>
          </w:tcPr>
          <w:p w14:paraId="6243D0B7" w14:textId="77777777" w:rsidR="005E3786" w:rsidRPr="0005169F" w:rsidRDefault="00000000">
            <w:pPr>
              <w:rPr>
                <w:b/>
                <w:bCs/>
                <w:color w:val="00B050"/>
              </w:rPr>
            </w:pPr>
            <w:r w:rsidRPr="0005169F">
              <w:rPr>
                <w:b/>
                <w:bCs/>
                <w:color w:val="00B050"/>
              </w:rPr>
              <w:t>Sucesso</w:t>
            </w:r>
          </w:p>
        </w:tc>
      </w:tr>
    </w:tbl>
    <w:p w14:paraId="5FACC2C1" w14:textId="5A769286" w:rsidR="005E3786" w:rsidRPr="0005169F" w:rsidRDefault="00465533">
      <w:pPr>
        <w:pStyle w:val="Ttulo2"/>
      </w:pPr>
      <w:bookmarkStart w:id="8" w:name="_Toc209625005"/>
      <w:r w:rsidRPr="0005169F">
        <w:t xml:space="preserve">CT003 </w:t>
      </w:r>
      <w:r w:rsidR="0082675D" w:rsidRPr="0005169F">
        <w:t>–</w:t>
      </w:r>
      <w:r w:rsidRPr="0005169F">
        <w:t xml:space="preserve"> Consultar</w:t>
      </w:r>
      <w:r w:rsidR="0082675D" w:rsidRPr="0005169F">
        <w:t xml:space="preserve"> pessoa</w:t>
      </w:r>
      <w:ins w:id="9" w:author="Microsoft Word" w:date="2025-09-23T15:44:00Z" w16du:dateUtc="2025-09-23T18:44:00Z">
        <w:r w:rsidR="0082675D" w:rsidRPr="0005169F">
          <w:t xml:space="preserve"> com sucesso</w:t>
        </w:r>
      </w:ins>
      <w:bookmarkEnd w:id="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3D0C22BB" w14:textId="77777777" w:rsidTr="00C13FD9">
        <w:tc>
          <w:tcPr>
            <w:tcW w:w="2235" w:type="dxa"/>
          </w:tcPr>
          <w:p w14:paraId="01B85503" w14:textId="77777777" w:rsidR="005E3786" w:rsidRPr="0005169F" w:rsidRDefault="00000000">
            <w:r w:rsidRPr="0005169F">
              <w:t>Descrição</w:t>
            </w:r>
          </w:p>
        </w:tc>
        <w:tc>
          <w:tcPr>
            <w:tcW w:w="6405" w:type="dxa"/>
          </w:tcPr>
          <w:p w14:paraId="17A200FA" w14:textId="77777777" w:rsidR="005E3786" w:rsidRPr="0005169F" w:rsidRDefault="00000000">
            <w:r w:rsidRPr="0005169F">
              <w:t>Consultar dados de usuário já cadastrado.</w:t>
            </w:r>
          </w:p>
        </w:tc>
      </w:tr>
      <w:tr w:rsidR="005E3786" w:rsidRPr="0005169F" w14:paraId="666EC709" w14:textId="77777777" w:rsidTr="00C13FD9">
        <w:tc>
          <w:tcPr>
            <w:tcW w:w="2235" w:type="dxa"/>
          </w:tcPr>
          <w:p w14:paraId="159D3B59" w14:textId="77777777" w:rsidR="005E3786" w:rsidRPr="0005169F" w:rsidRDefault="00000000">
            <w:r w:rsidRPr="0005169F">
              <w:t>Passos</w:t>
            </w:r>
          </w:p>
        </w:tc>
        <w:tc>
          <w:tcPr>
            <w:tcW w:w="6405" w:type="dxa"/>
          </w:tcPr>
          <w:p w14:paraId="4BFA8FE3" w14:textId="38C80D76" w:rsidR="005E3786" w:rsidRPr="0005169F" w:rsidRDefault="00000000">
            <w:r w:rsidRPr="0005169F">
              <w:t>1 – Abrir a aplicação</w:t>
            </w:r>
            <w:r w:rsidRPr="0005169F">
              <w:br/>
              <w:t>2 – Inserir o código no campo 'código'</w:t>
            </w:r>
            <w:r w:rsidRPr="0005169F">
              <w:br/>
              <w:t>3 – Clicar no botão consultar</w:t>
            </w:r>
            <w:r w:rsidRPr="0005169F">
              <w:br/>
              <w:t>4 – Deve aparecer o cadastro do usuário</w:t>
            </w:r>
          </w:p>
        </w:tc>
      </w:tr>
      <w:tr w:rsidR="005E3786" w:rsidRPr="0005169F" w14:paraId="514F5658" w14:textId="77777777" w:rsidTr="00C13FD9">
        <w:tc>
          <w:tcPr>
            <w:tcW w:w="2235" w:type="dxa"/>
          </w:tcPr>
          <w:p w14:paraId="42D6A0BA" w14:textId="77777777" w:rsidR="005E3786" w:rsidRPr="0005169F" w:rsidRDefault="00000000">
            <w:r w:rsidRPr="0005169F">
              <w:t>Prioridade</w:t>
            </w:r>
          </w:p>
        </w:tc>
        <w:tc>
          <w:tcPr>
            <w:tcW w:w="6405" w:type="dxa"/>
          </w:tcPr>
          <w:p w14:paraId="3EE0CE18" w14:textId="77777777" w:rsidR="005E3786" w:rsidRPr="00CF63E4" w:rsidRDefault="00000000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3E2003C7" w14:textId="77777777" w:rsidTr="00C13FD9">
        <w:tc>
          <w:tcPr>
            <w:tcW w:w="2235" w:type="dxa"/>
          </w:tcPr>
          <w:p w14:paraId="6BB04FD3" w14:textId="77777777" w:rsidR="005E3786" w:rsidRPr="0005169F" w:rsidRDefault="00000000">
            <w:r w:rsidRPr="0005169F">
              <w:t>Resultado Esperado</w:t>
            </w:r>
          </w:p>
        </w:tc>
        <w:tc>
          <w:tcPr>
            <w:tcW w:w="6405" w:type="dxa"/>
          </w:tcPr>
          <w:p w14:paraId="65F33408" w14:textId="78D905FF" w:rsidR="005E3786" w:rsidRPr="0005169F" w:rsidRDefault="00000000">
            <w:r w:rsidRPr="0005169F">
              <w:t>Consulta deve retornar corretamente os dados cadastrados</w:t>
            </w:r>
          </w:p>
        </w:tc>
      </w:tr>
      <w:tr w:rsidR="005E3786" w:rsidRPr="0005169F" w14:paraId="2806BAE9" w14:textId="77777777" w:rsidTr="00C13FD9">
        <w:tc>
          <w:tcPr>
            <w:tcW w:w="2235" w:type="dxa"/>
          </w:tcPr>
          <w:p w14:paraId="6D3DC035" w14:textId="77777777" w:rsidR="005E3786" w:rsidRPr="0005169F" w:rsidRDefault="00000000">
            <w:r w:rsidRPr="0005169F">
              <w:t>Resultado Obtido</w:t>
            </w:r>
          </w:p>
        </w:tc>
        <w:tc>
          <w:tcPr>
            <w:tcW w:w="6405" w:type="dxa"/>
          </w:tcPr>
          <w:p w14:paraId="7503A610" w14:textId="67B3D401" w:rsidR="005E3786" w:rsidRPr="0005169F" w:rsidRDefault="00000000">
            <w:r w:rsidRPr="0005169F">
              <w:t>Consulta retorna os dados corretamente do banco de dados</w:t>
            </w:r>
          </w:p>
        </w:tc>
      </w:tr>
      <w:tr w:rsidR="005E3786" w:rsidRPr="0005169F" w14:paraId="07F11C3A" w14:textId="77777777" w:rsidTr="00C13FD9">
        <w:tc>
          <w:tcPr>
            <w:tcW w:w="2235" w:type="dxa"/>
          </w:tcPr>
          <w:p w14:paraId="253D434E" w14:textId="77777777" w:rsidR="005E3786" w:rsidRPr="0005169F" w:rsidRDefault="00000000">
            <w:r w:rsidRPr="0005169F">
              <w:t>Status</w:t>
            </w:r>
          </w:p>
        </w:tc>
        <w:tc>
          <w:tcPr>
            <w:tcW w:w="6405" w:type="dxa"/>
          </w:tcPr>
          <w:p w14:paraId="3A4BC5D4" w14:textId="77777777" w:rsidR="005E3786" w:rsidRPr="0005169F" w:rsidRDefault="00000000">
            <w:pPr>
              <w:rPr>
                <w:b/>
                <w:bCs/>
                <w:color w:val="00B050"/>
              </w:rPr>
            </w:pPr>
            <w:r w:rsidRPr="0005169F">
              <w:rPr>
                <w:b/>
                <w:bCs/>
                <w:color w:val="00B050"/>
              </w:rPr>
              <w:t>Sucesso</w:t>
            </w:r>
          </w:p>
        </w:tc>
      </w:tr>
    </w:tbl>
    <w:p w14:paraId="47D4981D" w14:textId="03558899" w:rsidR="005E3786" w:rsidRPr="0005169F" w:rsidRDefault="00465533">
      <w:pPr>
        <w:pStyle w:val="Ttulo2"/>
      </w:pPr>
      <w:bookmarkStart w:id="10" w:name="_Toc209625006"/>
      <w:r w:rsidRPr="0005169F">
        <w:t xml:space="preserve">CT004 </w:t>
      </w:r>
      <w:r w:rsidR="0082675D" w:rsidRPr="0005169F">
        <w:t>–</w:t>
      </w:r>
      <w:r w:rsidRPr="0005169F">
        <w:t xml:space="preserve"> Excluir</w:t>
      </w:r>
      <w:r w:rsidR="0082675D" w:rsidRPr="0005169F">
        <w:t xml:space="preserve"> pessoa</w:t>
      </w:r>
      <w:ins w:id="11" w:author="Microsoft Word" w:date="2025-09-23T15:44:00Z" w16du:dateUtc="2025-09-23T18:44:00Z">
        <w:r w:rsidR="0082675D" w:rsidRPr="0005169F">
          <w:t xml:space="preserve"> com sucesso</w:t>
        </w:r>
      </w:ins>
      <w:bookmarkEnd w:id="1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4EC112D0" w14:textId="77777777" w:rsidTr="00C13FD9">
        <w:tc>
          <w:tcPr>
            <w:tcW w:w="2235" w:type="dxa"/>
          </w:tcPr>
          <w:p w14:paraId="41DC6F78" w14:textId="77777777" w:rsidR="005E3786" w:rsidRPr="0005169F" w:rsidRDefault="00000000">
            <w:r w:rsidRPr="0005169F">
              <w:t>Descrição</w:t>
            </w:r>
          </w:p>
        </w:tc>
        <w:tc>
          <w:tcPr>
            <w:tcW w:w="6405" w:type="dxa"/>
          </w:tcPr>
          <w:p w14:paraId="40AD2DC1" w14:textId="77777777" w:rsidR="005E3786" w:rsidRPr="0005169F" w:rsidRDefault="00000000">
            <w:r w:rsidRPr="0005169F">
              <w:t>Excluir cadastro de usuário da plataforma.</w:t>
            </w:r>
          </w:p>
        </w:tc>
      </w:tr>
      <w:tr w:rsidR="005E3786" w:rsidRPr="0005169F" w14:paraId="1CF2B585" w14:textId="77777777" w:rsidTr="00C13FD9">
        <w:tc>
          <w:tcPr>
            <w:tcW w:w="2235" w:type="dxa"/>
          </w:tcPr>
          <w:p w14:paraId="5FFB9D43" w14:textId="77777777" w:rsidR="005E3786" w:rsidRPr="0005169F" w:rsidRDefault="00000000">
            <w:r w:rsidRPr="0005169F">
              <w:t>Passos</w:t>
            </w:r>
          </w:p>
        </w:tc>
        <w:tc>
          <w:tcPr>
            <w:tcW w:w="6405" w:type="dxa"/>
          </w:tcPr>
          <w:p w14:paraId="52CCFC2A" w14:textId="7D23F67B" w:rsidR="005E3786" w:rsidRPr="0005169F" w:rsidRDefault="00000000">
            <w:r w:rsidRPr="0005169F">
              <w:t>1 – Abrir a aplicação</w:t>
            </w:r>
            <w:r w:rsidRPr="0005169F">
              <w:br/>
              <w:t>2 – Inserir o código no campo 'código'</w:t>
            </w:r>
            <w:r w:rsidRPr="0005169F">
              <w:br/>
              <w:t>3 – Clicar no botão excluir</w:t>
            </w:r>
            <w:r w:rsidRPr="0005169F">
              <w:br/>
              <w:t>4 – Mensagem de sucesso deve aparecer</w:t>
            </w:r>
            <w:r w:rsidRPr="0005169F">
              <w:br/>
              <w:t>5 – Verificar se o cadastro foi excluído no banco de dados</w:t>
            </w:r>
          </w:p>
        </w:tc>
      </w:tr>
      <w:tr w:rsidR="005E3786" w:rsidRPr="0005169F" w14:paraId="6777B50D" w14:textId="77777777" w:rsidTr="00C13FD9">
        <w:tc>
          <w:tcPr>
            <w:tcW w:w="2235" w:type="dxa"/>
          </w:tcPr>
          <w:p w14:paraId="262A7620" w14:textId="77777777" w:rsidR="005E3786" w:rsidRPr="0005169F" w:rsidRDefault="00000000">
            <w:r w:rsidRPr="0005169F">
              <w:t>Prioridade</w:t>
            </w:r>
          </w:p>
        </w:tc>
        <w:tc>
          <w:tcPr>
            <w:tcW w:w="6405" w:type="dxa"/>
          </w:tcPr>
          <w:p w14:paraId="4602760D" w14:textId="77777777" w:rsidR="005E3786" w:rsidRPr="00CF63E4" w:rsidRDefault="00000000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7B2FECDF" w14:textId="77777777" w:rsidTr="00C13FD9">
        <w:tc>
          <w:tcPr>
            <w:tcW w:w="2235" w:type="dxa"/>
          </w:tcPr>
          <w:p w14:paraId="766995E0" w14:textId="77777777" w:rsidR="005E3786" w:rsidRPr="0005169F" w:rsidRDefault="00000000">
            <w:r w:rsidRPr="0005169F">
              <w:lastRenderedPageBreak/>
              <w:t>Resultado Esperado</w:t>
            </w:r>
          </w:p>
        </w:tc>
        <w:tc>
          <w:tcPr>
            <w:tcW w:w="6405" w:type="dxa"/>
          </w:tcPr>
          <w:p w14:paraId="4BA7B0A1" w14:textId="77777777" w:rsidR="005E3786" w:rsidRPr="0005169F" w:rsidRDefault="00000000">
            <w:r w:rsidRPr="0005169F">
              <w:t>Cadastro excluído com sucesso no banco de dados.</w:t>
            </w:r>
          </w:p>
        </w:tc>
      </w:tr>
      <w:tr w:rsidR="005E3786" w:rsidRPr="0005169F" w14:paraId="308D1636" w14:textId="77777777" w:rsidTr="00C13FD9">
        <w:tc>
          <w:tcPr>
            <w:tcW w:w="2235" w:type="dxa"/>
          </w:tcPr>
          <w:p w14:paraId="789F25CA" w14:textId="77777777" w:rsidR="005E3786" w:rsidRPr="0005169F" w:rsidRDefault="00000000">
            <w:r w:rsidRPr="0005169F">
              <w:t>Resultado Obtido</w:t>
            </w:r>
          </w:p>
        </w:tc>
        <w:tc>
          <w:tcPr>
            <w:tcW w:w="6405" w:type="dxa"/>
          </w:tcPr>
          <w:p w14:paraId="0C799D1D" w14:textId="0549D95A" w:rsidR="005E3786" w:rsidRPr="0005169F" w:rsidRDefault="00000000">
            <w:r w:rsidRPr="0005169F">
              <w:t>Registro excluído com sucesso</w:t>
            </w:r>
          </w:p>
        </w:tc>
      </w:tr>
      <w:tr w:rsidR="005E3786" w:rsidRPr="0005169F" w14:paraId="2B96FFE8" w14:textId="77777777" w:rsidTr="00C13FD9">
        <w:tc>
          <w:tcPr>
            <w:tcW w:w="2235" w:type="dxa"/>
          </w:tcPr>
          <w:p w14:paraId="2F99E3B2" w14:textId="77777777" w:rsidR="005E3786" w:rsidRPr="0005169F" w:rsidRDefault="00000000">
            <w:r w:rsidRPr="0005169F">
              <w:t>Status</w:t>
            </w:r>
          </w:p>
        </w:tc>
        <w:tc>
          <w:tcPr>
            <w:tcW w:w="6405" w:type="dxa"/>
          </w:tcPr>
          <w:p w14:paraId="3DC0E17B" w14:textId="77777777" w:rsidR="005E3786" w:rsidRPr="0005169F" w:rsidRDefault="00000000">
            <w:pPr>
              <w:rPr>
                <w:b/>
                <w:bCs/>
                <w:color w:val="00B050"/>
              </w:rPr>
            </w:pPr>
            <w:r w:rsidRPr="0005169F">
              <w:rPr>
                <w:b/>
                <w:bCs/>
                <w:color w:val="00B050"/>
              </w:rPr>
              <w:t>Sucesso</w:t>
            </w:r>
          </w:p>
        </w:tc>
      </w:tr>
    </w:tbl>
    <w:p w14:paraId="5AE4210D" w14:textId="2BE0D112" w:rsidR="005E3786" w:rsidRPr="0005169F" w:rsidRDefault="00465533">
      <w:pPr>
        <w:pStyle w:val="Ttulo2"/>
      </w:pPr>
      <w:bookmarkStart w:id="12" w:name="_Toc209625007"/>
      <w:r w:rsidRPr="0005169F">
        <w:t xml:space="preserve">CT005 - Consultar lista de </w:t>
      </w:r>
      <w:r w:rsidR="002D4072" w:rsidRPr="0005169F">
        <w:t>pessoas</w:t>
      </w:r>
      <w:ins w:id="13" w:author="Microsoft Word" w:date="2025-09-23T15:44:00Z" w16du:dateUtc="2025-09-23T18:44:00Z">
        <w:r w:rsidR="002D4072" w:rsidRPr="0005169F">
          <w:t xml:space="preserve"> com sucesso</w:t>
        </w:r>
      </w:ins>
      <w:bookmarkEnd w:id="1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0C79A280" w14:textId="77777777" w:rsidTr="00C13FD9">
        <w:tc>
          <w:tcPr>
            <w:tcW w:w="2235" w:type="dxa"/>
          </w:tcPr>
          <w:p w14:paraId="7CD4CB48" w14:textId="77777777" w:rsidR="005E3786" w:rsidRPr="0005169F" w:rsidRDefault="00000000">
            <w:r w:rsidRPr="0005169F">
              <w:t>Descrição</w:t>
            </w:r>
          </w:p>
        </w:tc>
        <w:tc>
          <w:tcPr>
            <w:tcW w:w="6405" w:type="dxa"/>
          </w:tcPr>
          <w:p w14:paraId="0A878803" w14:textId="77777777" w:rsidR="005E3786" w:rsidRPr="0005169F" w:rsidRDefault="00000000">
            <w:r w:rsidRPr="0005169F">
              <w:t>Consultar lista de dados cadastrados.</w:t>
            </w:r>
          </w:p>
        </w:tc>
      </w:tr>
      <w:tr w:rsidR="005E3786" w:rsidRPr="0005169F" w14:paraId="46BCA25E" w14:textId="77777777" w:rsidTr="00C13FD9">
        <w:tc>
          <w:tcPr>
            <w:tcW w:w="2235" w:type="dxa"/>
          </w:tcPr>
          <w:p w14:paraId="315BBFF3" w14:textId="77777777" w:rsidR="005E3786" w:rsidRPr="0005169F" w:rsidRDefault="00000000">
            <w:r w:rsidRPr="0005169F">
              <w:t>Passos</w:t>
            </w:r>
          </w:p>
        </w:tc>
        <w:tc>
          <w:tcPr>
            <w:tcW w:w="6405" w:type="dxa"/>
          </w:tcPr>
          <w:p w14:paraId="27DF90A4" w14:textId="75CAEF43" w:rsidR="005E3786" w:rsidRPr="0005169F" w:rsidRDefault="00000000">
            <w:r w:rsidRPr="0005169F">
              <w:t>1 – Abrir a aplicação</w:t>
            </w:r>
            <w:r w:rsidRPr="0005169F">
              <w:br/>
              <w:t>2 – Inserir o código no campo 'código'</w:t>
            </w:r>
            <w:r w:rsidRPr="0005169F">
              <w:br/>
              <w:t>3 – Clicar em 'Consultar lista de dados'</w:t>
            </w:r>
            <w:r w:rsidRPr="0005169F">
              <w:br/>
              <w:t>4 – Sistema deve apresentar os dados cadastrados</w:t>
            </w:r>
          </w:p>
        </w:tc>
      </w:tr>
      <w:tr w:rsidR="005E3786" w:rsidRPr="0005169F" w14:paraId="286C6D7E" w14:textId="77777777" w:rsidTr="00C13FD9">
        <w:tc>
          <w:tcPr>
            <w:tcW w:w="2235" w:type="dxa"/>
          </w:tcPr>
          <w:p w14:paraId="4DADD23B" w14:textId="77777777" w:rsidR="005E3786" w:rsidRPr="0005169F" w:rsidRDefault="00000000">
            <w:r w:rsidRPr="0005169F">
              <w:t>Prioridade</w:t>
            </w:r>
          </w:p>
        </w:tc>
        <w:tc>
          <w:tcPr>
            <w:tcW w:w="6405" w:type="dxa"/>
          </w:tcPr>
          <w:p w14:paraId="2066F25C" w14:textId="77777777" w:rsidR="005E3786" w:rsidRPr="00CF63E4" w:rsidRDefault="00000000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0A7C7FF0" w14:textId="77777777" w:rsidTr="00C13FD9">
        <w:tc>
          <w:tcPr>
            <w:tcW w:w="2235" w:type="dxa"/>
          </w:tcPr>
          <w:p w14:paraId="62B14BD8" w14:textId="77777777" w:rsidR="005E3786" w:rsidRPr="0005169F" w:rsidRDefault="00000000">
            <w:r w:rsidRPr="0005169F">
              <w:t>Resultado Esperado</w:t>
            </w:r>
          </w:p>
        </w:tc>
        <w:tc>
          <w:tcPr>
            <w:tcW w:w="6405" w:type="dxa"/>
          </w:tcPr>
          <w:p w14:paraId="46B78BD7" w14:textId="13197A5B" w:rsidR="005E3786" w:rsidRPr="0005169F" w:rsidRDefault="00000000">
            <w:r w:rsidRPr="0005169F">
              <w:t>Lista apresentada corretamente</w:t>
            </w:r>
          </w:p>
        </w:tc>
      </w:tr>
      <w:tr w:rsidR="005E3786" w:rsidRPr="0005169F" w14:paraId="3EA4024D" w14:textId="77777777" w:rsidTr="00C13FD9">
        <w:tc>
          <w:tcPr>
            <w:tcW w:w="2235" w:type="dxa"/>
          </w:tcPr>
          <w:p w14:paraId="6544E2F1" w14:textId="77777777" w:rsidR="005E3786" w:rsidRPr="0005169F" w:rsidRDefault="00000000">
            <w:r w:rsidRPr="0005169F">
              <w:t>Resultado Obtido</w:t>
            </w:r>
          </w:p>
        </w:tc>
        <w:tc>
          <w:tcPr>
            <w:tcW w:w="6405" w:type="dxa"/>
          </w:tcPr>
          <w:p w14:paraId="1EC31FB4" w14:textId="3D1CC0B3" w:rsidR="005E3786" w:rsidRPr="0005169F" w:rsidRDefault="00000000">
            <w:r w:rsidRPr="0005169F">
              <w:t>Lista consultada com sucesso</w:t>
            </w:r>
          </w:p>
        </w:tc>
      </w:tr>
      <w:tr w:rsidR="005E3786" w:rsidRPr="0005169F" w14:paraId="6A156CD0" w14:textId="77777777" w:rsidTr="00C13FD9">
        <w:tc>
          <w:tcPr>
            <w:tcW w:w="2235" w:type="dxa"/>
          </w:tcPr>
          <w:p w14:paraId="34F90982" w14:textId="77777777" w:rsidR="005E3786" w:rsidRPr="0005169F" w:rsidRDefault="00000000">
            <w:r w:rsidRPr="0005169F">
              <w:t>Status</w:t>
            </w:r>
          </w:p>
        </w:tc>
        <w:tc>
          <w:tcPr>
            <w:tcW w:w="6405" w:type="dxa"/>
          </w:tcPr>
          <w:p w14:paraId="50EE8948" w14:textId="77777777" w:rsidR="005E3786" w:rsidRPr="0005169F" w:rsidRDefault="00000000">
            <w:pPr>
              <w:rPr>
                <w:b/>
                <w:bCs/>
                <w:color w:val="00B050"/>
              </w:rPr>
            </w:pPr>
            <w:r w:rsidRPr="0005169F">
              <w:rPr>
                <w:b/>
                <w:bCs/>
                <w:color w:val="00B050"/>
              </w:rPr>
              <w:t>Sucesso</w:t>
            </w:r>
          </w:p>
        </w:tc>
      </w:tr>
    </w:tbl>
    <w:p w14:paraId="52FC69B6" w14:textId="3977F47D" w:rsidR="005E3786" w:rsidRPr="0005169F" w:rsidRDefault="00465533">
      <w:pPr>
        <w:pStyle w:val="Ttulo2"/>
      </w:pPr>
      <w:bookmarkStart w:id="14" w:name="_Toc209625008"/>
      <w:r w:rsidRPr="0005169F">
        <w:t>CT006 - Limpar</w:t>
      </w:r>
      <w:r w:rsidR="00E17CD9" w:rsidRPr="0005169F">
        <w:t xml:space="preserve"> campos </w:t>
      </w:r>
      <w:ins w:id="15" w:author="Microsoft Word" w:date="2025-09-23T15:44:00Z" w16du:dateUtc="2025-09-23T18:44:00Z">
        <w:r w:rsidR="00E17CD9" w:rsidRPr="0005169F">
          <w:t>com sucesso</w:t>
        </w:r>
      </w:ins>
      <w:bookmarkEnd w:id="1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327887B4" w14:textId="77777777" w:rsidTr="00C13FD9">
        <w:tc>
          <w:tcPr>
            <w:tcW w:w="2235" w:type="dxa"/>
          </w:tcPr>
          <w:p w14:paraId="38705883" w14:textId="77777777" w:rsidR="005E3786" w:rsidRPr="0005169F" w:rsidRDefault="00000000">
            <w:r w:rsidRPr="0005169F">
              <w:t>Descrição</w:t>
            </w:r>
          </w:p>
        </w:tc>
        <w:tc>
          <w:tcPr>
            <w:tcW w:w="6405" w:type="dxa"/>
          </w:tcPr>
          <w:p w14:paraId="49007AEC" w14:textId="77777777" w:rsidR="005E3786" w:rsidRPr="0005169F" w:rsidRDefault="00000000">
            <w:r w:rsidRPr="0005169F">
              <w:t>Limpar campos preenchidos na aplicação.</w:t>
            </w:r>
          </w:p>
        </w:tc>
      </w:tr>
      <w:tr w:rsidR="005E3786" w:rsidRPr="0005169F" w14:paraId="73B7EE66" w14:textId="77777777" w:rsidTr="00C13FD9">
        <w:tc>
          <w:tcPr>
            <w:tcW w:w="2235" w:type="dxa"/>
          </w:tcPr>
          <w:p w14:paraId="54FAC14E" w14:textId="77777777" w:rsidR="005E3786" w:rsidRPr="0005169F" w:rsidRDefault="00000000">
            <w:r w:rsidRPr="0005169F">
              <w:t>Passos</w:t>
            </w:r>
          </w:p>
        </w:tc>
        <w:tc>
          <w:tcPr>
            <w:tcW w:w="6405" w:type="dxa"/>
          </w:tcPr>
          <w:p w14:paraId="32D6C107" w14:textId="7AE4F876" w:rsidR="005E3786" w:rsidRPr="0005169F" w:rsidRDefault="00000000">
            <w:r w:rsidRPr="0005169F">
              <w:t>1 – Abrir a aplicação</w:t>
            </w:r>
            <w:r w:rsidRPr="0005169F">
              <w:br/>
              <w:t>2 – Inserir o código no campo 'código'</w:t>
            </w:r>
            <w:r w:rsidRPr="0005169F">
              <w:br/>
              <w:t>3 – Clicar em 'Limpar'</w:t>
            </w:r>
            <w:r w:rsidRPr="0005169F">
              <w:br/>
              <w:t>4 – Sistema deve limpar todos os campos</w:t>
            </w:r>
          </w:p>
        </w:tc>
      </w:tr>
      <w:tr w:rsidR="005E3786" w:rsidRPr="0005169F" w14:paraId="21BDE38F" w14:textId="77777777" w:rsidTr="00C13FD9">
        <w:tc>
          <w:tcPr>
            <w:tcW w:w="2235" w:type="dxa"/>
          </w:tcPr>
          <w:p w14:paraId="7241BC7B" w14:textId="77777777" w:rsidR="005E3786" w:rsidRPr="0005169F" w:rsidRDefault="00000000">
            <w:r w:rsidRPr="0005169F">
              <w:t>Prioridade</w:t>
            </w:r>
          </w:p>
        </w:tc>
        <w:tc>
          <w:tcPr>
            <w:tcW w:w="6405" w:type="dxa"/>
          </w:tcPr>
          <w:p w14:paraId="5EE8BD95" w14:textId="77777777" w:rsidR="005E3786" w:rsidRPr="00CF63E4" w:rsidRDefault="00000000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4750D082" w14:textId="77777777" w:rsidTr="00C13FD9">
        <w:tc>
          <w:tcPr>
            <w:tcW w:w="2235" w:type="dxa"/>
          </w:tcPr>
          <w:p w14:paraId="0CCFA40B" w14:textId="77777777" w:rsidR="005E3786" w:rsidRPr="0005169F" w:rsidRDefault="00000000">
            <w:r w:rsidRPr="0005169F">
              <w:t>Resultado Esperado</w:t>
            </w:r>
          </w:p>
        </w:tc>
        <w:tc>
          <w:tcPr>
            <w:tcW w:w="6405" w:type="dxa"/>
          </w:tcPr>
          <w:p w14:paraId="14D4EB3A" w14:textId="77777777" w:rsidR="005E3786" w:rsidRPr="0005169F" w:rsidRDefault="00000000">
            <w:r w:rsidRPr="0005169F">
              <w:t>Campos limpos corretamente.</w:t>
            </w:r>
          </w:p>
        </w:tc>
      </w:tr>
      <w:tr w:rsidR="005E3786" w:rsidRPr="0005169F" w14:paraId="4A7CA06A" w14:textId="77777777" w:rsidTr="00C13FD9">
        <w:tc>
          <w:tcPr>
            <w:tcW w:w="2235" w:type="dxa"/>
          </w:tcPr>
          <w:p w14:paraId="025BED29" w14:textId="77777777" w:rsidR="005E3786" w:rsidRPr="0005169F" w:rsidRDefault="00000000">
            <w:r w:rsidRPr="0005169F">
              <w:t>Resultado Obtido</w:t>
            </w:r>
          </w:p>
        </w:tc>
        <w:tc>
          <w:tcPr>
            <w:tcW w:w="6405" w:type="dxa"/>
          </w:tcPr>
          <w:p w14:paraId="1BA600E2" w14:textId="77777777" w:rsidR="005E3786" w:rsidRPr="0005169F" w:rsidRDefault="00000000">
            <w:r w:rsidRPr="0005169F">
              <w:t>Campos limpos conforme esperado.</w:t>
            </w:r>
          </w:p>
        </w:tc>
      </w:tr>
      <w:tr w:rsidR="005E3786" w:rsidRPr="0005169F" w14:paraId="54CAB812" w14:textId="77777777" w:rsidTr="00C13FD9">
        <w:tc>
          <w:tcPr>
            <w:tcW w:w="2235" w:type="dxa"/>
          </w:tcPr>
          <w:p w14:paraId="2A22E9D6" w14:textId="77777777" w:rsidR="005E3786" w:rsidRPr="0005169F" w:rsidRDefault="00000000">
            <w:r w:rsidRPr="0005169F">
              <w:t>Status</w:t>
            </w:r>
          </w:p>
        </w:tc>
        <w:tc>
          <w:tcPr>
            <w:tcW w:w="6405" w:type="dxa"/>
          </w:tcPr>
          <w:p w14:paraId="18717CBA" w14:textId="77777777" w:rsidR="005E3786" w:rsidRPr="0005169F" w:rsidRDefault="00000000">
            <w:pPr>
              <w:rPr>
                <w:b/>
                <w:bCs/>
                <w:color w:val="00B050"/>
              </w:rPr>
            </w:pPr>
            <w:r w:rsidRPr="0005169F">
              <w:rPr>
                <w:b/>
                <w:bCs/>
                <w:color w:val="00B050"/>
              </w:rPr>
              <w:t>Sucesso</w:t>
            </w:r>
          </w:p>
        </w:tc>
      </w:tr>
    </w:tbl>
    <w:p w14:paraId="000475D7" w14:textId="0BD6D302" w:rsidR="005E3786" w:rsidRPr="0005169F" w:rsidRDefault="00465533">
      <w:pPr>
        <w:pStyle w:val="Ttulo2"/>
      </w:pPr>
      <w:bookmarkStart w:id="16" w:name="_Toc209625009"/>
      <w:r w:rsidRPr="0005169F">
        <w:t>CT007 - Sair</w:t>
      </w:r>
      <w:r w:rsidR="006E3FD8" w:rsidRPr="0005169F">
        <w:t xml:space="preserve"> </w:t>
      </w:r>
      <w:r w:rsidR="00747390" w:rsidRPr="0005169F">
        <w:t>da apli</w:t>
      </w:r>
      <w:r w:rsidR="00F41705" w:rsidRPr="0005169F">
        <w:t>cação com sucesso</w:t>
      </w:r>
      <w:bookmarkEnd w:id="1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0D17069B" w14:textId="77777777" w:rsidTr="00C13FD9">
        <w:tc>
          <w:tcPr>
            <w:tcW w:w="2235" w:type="dxa"/>
          </w:tcPr>
          <w:p w14:paraId="462970C7" w14:textId="77777777" w:rsidR="005E3786" w:rsidRPr="0005169F" w:rsidRDefault="00000000">
            <w:r w:rsidRPr="0005169F">
              <w:t>Descrição</w:t>
            </w:r>
          </w:p>
        </w:tc>
        <w:tc>
          <w:tcPr>
            <w:tcW w:w="6405" w:type="dxa"/>
          </w:tcPr>
          <w:p w14:paraId="3ED85A8F" w14:textId="77777777" w:rsidR="005E3786" w:rsidRPr="0005169F" w:rsidRDefault="00000000">
            <w:r w:rsidRPr="0005169F">
              <w:t>Encerrar sessão na aplicação.</w:t>
            </w:r>
          </w:p>
        </w:tc>
      </w:tr>
      <w:tr w:rsidR="005E3786" w:rsidRPr="0005169F" w14:paraId="183D7F39" w14:textId="77777777" w:rsidTr="00C13FD9">
        <w:tc>
          <w:tcPr>
            <w:tcW w:w="2235" w:type="dxa"/>
          </w:tcPr>
          <w:p w14:paraId="476515F1" w14:textId="77777777" w:rsidR="005E3786" w:rsidRPr="0005169F" w:rsidRDefault="00000000">
            <w:r w:rsidRPr="0005169F">
              <w:t>Passos</w:t>
            </w:r>
          </w:p>
        </w:tc>
        <w:tc>
          <w:tcPr>
            <w:tcW w:w="6405" w:type="dxa"/>
          </w:tcPr>
          <w:p w14:paraId="0C0789C8" w14:textId="62D40587" w:rsidR="005E3786" w:rsidRPr="0005169F" w:rsidRDefault="00000000">
            <w:r w:rsidRPr="0005169F">
              <w:t>1 – Abrir a aplicação</w:t>
            </w:r>
            <w:r w:rsidRPr="0005169F">
              <w:br/>
              <w:t>2 – Clicar no botão sair</w:t>
            </w:r>
          </w:p>
        </w:tc>
      </w:tr>
      <w:tr w:rsidR="005E3786" w:rsidRPr="0005169F" w14:paraId="12D3E763" w14:textId="77777777" w:rsidTr="00C13FD9">
        <w:tc>
          <w:tcPr>
            <w:tcW w:w="2235" w:type="dxa"/>
          </w:tcPr>
          <w:p w14:paraId="0A465EB7" w14:textId="77777777" w:rsidR="005E3786" w:rsidRPr="0005169F" w:rsidRDefault="00000000">
            <w:r w:rsidRPr="0005169F">
              <w:t>Prioridade</w:t>
            </w:r>
          </w:p>
        </w:tc>
        <w:tc>
          <w:tcPr>
            <w:tcW w:w="6405" w:type="dxa"/>
          </w:tcPr>
          <w:p w14:paraId="48AC3E03" w14:textId="77777777" w:rsidR="005E3786" w:rsidRPr="00CF63E4" w:rsidRDefault="00000000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37A5D19B" w14:textId="77777777" w:rsidTr="00C13FD9">
        <w:tc>
          <w:tcPr>
            <w:tcW w:w="2235" w:type="dxa"/>
          </w:tcPr>
          <w:p w14:paraId="666082D3" w14:textId="77777777" w:rsidR="005E3786" w:rsidRPr="0005169F" w:rsidRDefault="00000000">
            <w:r w:rsidRPr="0005169F">
              <w:t>Resultado Esperado</w:t>
            </w:r>
          </w:p>
        </w:tc>
        <w:tc>
          <w:tcPr>
            <w:tcW w:w="6405" w:type="dxa"/>
          </w:tcPr>
          <w:p w14:paraId="1F87CBE5" w14:textId="2180BCB4" w:rsidR="005E3786" w:rsidRPr="0005169F" w:rsidRDefault="00000000">
            <w:r w:rsidRPr="0005169F">
              <w:t>Sistema deve encerrar sessão e fechar aplicação</w:t>
            </w:r>
          </w:p>
        </w:tc>
      </w:tr>
      <w:tr w:rsidR="005E3786" w:rsidRPr="0005169F" w14:paraId="1CAAEBBB" w14:textId="77777777" w:rsidTr="00C13FD9">
        <w:tc>
          <w:tcPr>
            <w:tcW w:w="2235" w:type="dxa"/>
          </w:tcPr>
          <w:p w14:paraId="6F66F0BC" w14:textId="77777777" w:rsidR="005E3786" w:rsidRPr="0005169F" w:rsidRDefault="00000000">
            <w:r w:rsidRPr="0005169F">
              <w:t>Resultado Obtido</w:t>
            </w:r>
          </w:p>
        </w:tc>
        <w:tc>
          <w:tcPr>
            <w:tcW w:w="6405" w:type="dxa"/>
          </w:tcPr>
          <w:p w14:paraId="5B2E5CCC" w14:textId="1EA7AC11" w:rsidR="005E3786" w:rsidRPr="0005169F" w:rsidRDefault="00000000">
            <w:r w:rsidRPr="0005169F">
              <w:t>Aplicação fecha</w:t>
            </w:r>
            <w:r w:rsidR="00747390" w:rsidRPr="0005169F">
              <w:t xml:space="preserve"> a aplicação,</w:t>
            </w:r>
            <w:r w:rsidRPr="0005169F">
              <w:t xml:space="preserve"> como esperado</w:t>
            </w:r>
          </w:p>
        </w:tc>
      </w:tr>
      <w:tr w:rsidR="005E3786" w:rsidRPr="0005169F" w14:paraId="263500E1" w14:textId="77777777" w:rsidTr="00C13FD9">
        <w:tc>
          <w:tcPr>
            <w:tcW w:w="2235" w:type="dxa"/>
          </w:tcPr>
          <w:p w14:paraId="642234CE" w14:textId="77777777" w:rsidR="005E3786" w:rsidRPr="0005169F" w:rsidRDefault="00000000">
            <w:r w:rsidRPr="0005169F">
              <w:t>Status</w:t>
            </w:r>
          </w:p>
        </w:tc>
        <w:tc>
          <w:tcPr>
            <w:tcW w:w="6405" w:type="dxa"/>
          </w:tcPr>
          <w:p w14:paraId="0F50B4CE" w14:textId="77777777" w:rsidR="005E3786" w:rsidRPr="0005169F" w:rsidRDefault="00000000">
            <w:pPr>
              <w:rPr>
                <w:b/>
                <w:bCs/>
                <w:color w:val="00B050"/>
              </w:rPr>
            </w:pPr>
            <w:r w:rsidRPr="0005169F">
              <w:rPr>
                <w:b/>
                <w:bCs/>
                <w:color w:val="00B050"/>
              </w:rPr>
              <w:t>Sucesso</w:t>
            </w:r>
          </w:p>
        </w:tc>
      </w:tr>
    </w:tbl>
    <w:p w14:paraId="5A6F7A80" w14:textId="75B94994" w:rsidR="005E3786" w:rsidRPr="0005169F" w:rsidRDefault="00465533">
      <w:pPr>
        <w:pStyle w:val="Ttulo2"/>
      </w:pPr>
      <w:bookmarkStart w:id="17" w:name="_Toc209625010"/>
      <w:r w:rsidRPr="0005169F">
        <w:t xml:space="preserve">CT008 </w:t>
      </w:r>
      <w:r w:rsidR="00324D97" w:rsidRPr="0005169F">
        <w:t>–</w:t>
      </w:r>
      <w:r w:rsidRPr="0005169F">
        <w:t xml:space="preserve"> </w:t>
      </w:r>
      <w:r w:rsidR="00324D97" w:rsidRPr="0005169F">
        <w:t>Testar inatividade sem erro</w:t>
      </w:r>
      <w:bookmarkEnd w:id="17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3942350B" w14:textId="77777777" w:rsidTr="001D7B82">
        <w:tc>
          <w:tcPr>
            <w:tcW w:w="2235" w:type="dxa"/>
          </w:tcPr>
          <w:p w14:paraId="01BB5446" w14:textId="77777777" w:rsidR="005E3786" w:rsidRPr="0005169F" w:rsidRDefault="00000000">
            <w:r w:rsidRPr="0005169F">
              <w:t>Descrição</w:t>
            </w:r>
          </w:p>
        </w:tc>
        <w:tc>
          <w:tcPr>
            <w:tcW w:w="6405" w:type="dxa"/>
          </w:tcPr>
          <w:p w14:paraId="0A9CB7C2" w14:textId="77777777" w:rsidR="005E3786" w:rsidRPr="0005169F" w:rsidRDefault="00000000">
            <w:r w:rsidRPr="0005169F">
              <w:t>Garantir funcionamento mesmo após tempo de inatividade.</w:t>
            </w:r>
          </w:p>
        </w:tc>
      </w:tr>
      <w:tr w:rsidR="005E3786" w:rsidRPr="0005169F" w14:paraId="54946B5F" w14:textId="77777777" w:rsidTr="001D7B82">
        <w:tc>
          <w:tcPr>
            <w:tcW w:w="2235" w:type="dxa"/>
          </w:tcPr>
          <w:p w14:paraId="3BF9ADDF" w14:textId="77777777" w:rsidR="005E3786" w:rsidRPr="0005169F" w:rsidRDefault="00000000">
            <w:r w:rsidRPr="0005169F">
              <w:t>Passos</w:t>
            </w:r>
          </w:p>
        </w:tc>
        <w:tc>
          <w:tcPr>
            <w:tcW w:w="6405" w:type="dxa"/>
          </w:tcPr>
          <w:p w14:paraId="7490081E" w14:textId="7251809E" w:rsidR="00F666EF" w:rsidRPr="0005169F" w:rsidRDefault="00000000" w:rsidP="00280A2F">
            <w:pPr>
              <w:pStyle w:val="SemEspaamento"/>
              <w:rPr>
                <w:lang w:val="pt-BR"/>
              </w:rPr>
            </w:pPr>
            <w:r w:rsidRPr="0005169F">
              <w:rPr>
                <w:lang w:val="pt-BR"/>
              </w:rPr>
              <w:t>1 – Abrir a aplicação</w:t>
            </w:r>
            <w:r w:rsidRPr="0005169F">
              <w:rPr>
                <w:lang w:val="pt-BR"/>
              </w:rPr>
              <w:br/>
              <w:t>2 –</w:t>
            </w:r>
            <w:r w:rsidR="000110D4" w:rsidRPr="0005169F">
              <w:rPr>
                <w:lang w:val="pt-BR"/>
              </w:rPr>
              <w:t xml:space="preserve"> Executar o CT005</w:t>
            </w:r>
            <w:r w:rsidRPr="0005169F">
              <w:rPr>
                <w:lang w:val="pt-BR"/>
              </w:rPr>
              <w:br/>
              <w:t>3 –</w:t>
            </w:r>
            <w:r w:rsidR="000110D4" w:rsidRPr="0005169F">
              <w:rPr>
                <w:lang w:val="pt-BR"/>
              </w:rPr>
              <w:t xml:space="preserve"> Aguardar sem executar nenhuma operação por 40 minutos.</w:t>
            </w:r>
            <w:r w:rsidRPr="0005169F">
              <w:rPr>
                <w:lang w:val="pt-BR"/>
              </w:rPr>
              <w:br/>
              <w:t xml:space="preserve">4 – </w:t>
            </w:r>
            <w:r w:rsidR="000110D4" w:rsidRPr="0005169F">
              <w:rPr>
                <w:lang w:val="pt-BR"/>
              </w:rPr>
              <w:t>Executar o CT005</w:t>
            </w:r>
          </w:p>
        </w:tc>
      </w:tr>
      <w:tr w:rsidR="005E3786" w:rsidRPr="0005169F" w14:paraId="5C0B6AAA" w14:textId="77777777" w:rsidTr="001D7B82">
        <w:tc>
          <w:tcPr>
            <w:tcW w:w="2235" w:type="dxa"/>
          </w:tcPr>
          <w:p w14:paraId="5CE7FABE" w14:textId="77777777" w:rsidR="005E3786" w:rsidRPr="0005169F" w:rsidRDefault="00000000">
            <w:r w:rsidRPr="0005169F">
              <w:t>Prioridade</w:t>
            </w:r>
          </w:p>
        </w:tc>
        <w:tc>
          <w:tcPr>
            <w:tcW w:w="6405" w:type="dxa"/>
          </w:tcPr>
          <w:p w14:paraId="4A8B460E" w14:textId="77777777" w:rsidR="005E3786" w:rsidRPr="00CF63E4" w:rsidRDefault="00000000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32370297" w14:textId="77777777" w:rsidTr="004F34C4">
        <w:trPr>
          <w:trHeight w:val="449"/>
        </w:trPr>
        <w:tc>
          <w:tcPr>
            <w:tcW w:w="2235" w:type="dxa"/>
          </w:tcPr>
          <w:p w14:paraId="3D07E4F5" w14:textId="77777777" w:rsidR="005E3786" w:rsidRPr="0005169F" w:rsidRDefault="00000000">
            <w:r w:rsidRPr="0005169F">
              <w:t>Resultado Esperado</w:t>
            </w:r>
          </w:p>
        </w:tc>
        <w:tc>
          <w:tcPr>
            <w:tcW w:w="6405" w:type="dxa"/>
          </w:tcPr>
          <w:p w14:paraId="72E765BD" w14:textId="3EE6285F" w:rsidR="005E3786" w:rsidRPr="0005169F" w:rsidRDefault="00000000">
            <w:r w:rsidRPr="0005169F">
              <w:t xml:space="preserve">Aplicação deve </w:t>
            </w:r>
            <w:r w:rsidR="004C6992" w:rsidRPr="0005169F">
              <w:t>funciona</w:t>
            </w:r>
            <w:r w:rsidR="0052669A" w:rsidRPr="0005169F">
              <w:t>r sem erro</w:t>
            </w:r>
            <w:r w:rsidRPr="0005169F">
              <w:t xml:space="preserve"> após </w:t>
            </w:r>
            <w:r w:rsidR="0052669A" w:rsidRPr="0005169F">
              <w:t>4</w:t>
            </w:r>
            <w:r w:rsidRPr="0005169F">
              <w:t>0 minutos</w:t>
            </w:r>
            <w:r w:rsidR="00C27FAA" w:rsidRPr="0005169F">
              <w:t xml:space="preserve"> de inatividade</w:t>
            </w:r>
          </w:p>
        </w:tc>
      </w:tr>
      <w:tr w:rsidR="005E3786" w:rsidRPr="0005169F" w14:paraId="7BE7773F" w14:textId="77777777" w:rsidTr="001D7B82">
        <w:tc>
          <w:tcPr>
            <w:tcW w:w="2235" w:type="dxa"/>
          </w:tcPr>
          <w:p w14:paraId="036B294F" w14:textId="77777777" w:rsidR="005E3786" w:rsidRPr="0005169F" w:rsidRDefault="00000000">
            <w:r w:rsidRPr="0005169F">
              <w:t>Resultado Obtido</w:t>
            </w:r>
          </w:p>
        </w:tc>
        <w:tc>
          <w:tcPr>
            <w:tcW w:w="6405" w:type="dxa"/>
          </w:tcPr>
          <w:p w14:paraId="411C75FE" w14:textId="212260BE" w:rsidR="005E3786" w:rsidRPr="0005169F" w:rsidRDefault="00000000">
            <w:r w:rsidRPr="0005169F">
              <w:t xml:space="preserve">Aplicação </w:t>
            </w:r>
            <w:r w:rsidR="0006482D" w:rsidRPr="0005169F">
              <w:t>manteve funcionalidade após os 40 minutos de inativid</w:t>
            </w:r>
            <w:r w:rsidR="002C227E" w:rsidRPr="0005169F">
              <w:t>ade</w:t>
            </w:r>
          </w:p>
        </w:tc>
      </w:tr>
      <w:tr w:rsidR="005E3786" w:rsidRPr="0005169F" w14:paraId="4892BC17" w14:textId="77777777" w:rsidTr="001D7B82">
        <w:tc>
          <w:tcPr>
            <w:tcW w:w="2235" w:type="dxa"/>
          </w:tcPr>
          <w:p w14:paraId="79D6B441" w14:textId="77777777" w:rsidR="005E3786" w:rsidRPr="0005169F" w:rsidRDefault="00000000">
            <w:r w:rsidRPr="0005169F">
              <w:t>Status</w:t>
            </w:r>
          </w:p>
        </w:tc>
        <w:tc>
          <w:tcPr>
            <w:tcW w:w="6405" w:type="dxa"/>
          </w:tcPr>
          <w:p w14:paraId="3CCE11EE" w14:textId="77777777" w:rsidR="005E3786" w:rsidRPr="0005169F" w:rsidRDefault="00000000">
            <w:pPr>
              <w:rPr>
                <w:b/>
                <w:bCs/>
                <w:color w:val="00B050"/>
              </w:rPr>
            </w:pPr>
            <w:r w:rsidRPr="0005169F">
              <w:rPr>
                <w:b/>
                <w:bCs/>
                <w:color w:val="00B050"/>
              </w:rPr>
              <w:t>Sucesso</w:t>
            </w:r>
          </w:p>
        </w:tc>
      </w:tr>
    </w:tbl>
    <w:p w14:paraId="40469606" w14:textId="2758EA63" w:rsidR="005E3786" w:rsidRPr="0005169F" w:rsidRDefault="00465533">
      <w:pPr>
        <w:pStyle w:val="Ttulo2"/>
      </w:pPr>
      <w:bookmarkStart w:id="18" w:name="_Toc209625011"/>
      <w:r w:rsidRPr="0005169F">
        <w:lastRenderedPageBreak/>
        <w:t xml:space="preserve">CT009 - </w:t>
      </w:r>
      <w:r w:rsidR="00EE1F06">
        <w:t xml:space="preserve">Impedir </w:t>
      </w:r>
      <w:r w:rsidR="008E2067">
        <w:t xml:space="preserve">inserção </w:t>
      </w:r>
      <w:r w:rsidR="00EE1F06">
        <w:t>de</w:t>
      </w:r>
      <w:r w:rsidRPr="0005169F">
        <w:t xml:space="preserve"> caractere</w:t>
      </w:r>
      <w:r w:rsidR="008E2067">
        <w:t xml:space="preserve">s </w:t>
      </w:r>
      <w:ins w:id="19" w:author="Microsoft Word" w:date="2025-09-23T16:22:00Z" w16du:dateUtc="2025-09-23T19:22:00Z">
        <w:r w:rsidR="00A821B2">
          <w:t>inválidos</w:t>
        </w:r>
      </w:ins>
      <w:bookmarkEnd w:id="1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28062EB3" w14:textId="77777777" w:rsidTr="00304E57">
        <w:tc>
          <w:tcPr>
            <w:tcW w:w="2235" w:type="dxa"/>
          </w:tcPr>
          <w:p w14:paraId="6EF62B95" w14:textId="77777777" w:rsidR="005E3786" w:rsidRPr="0005169F" w:rsidRDefault="00000000">
            <w:r w:rsidRPr="0005169F">
              <w:t>Descrição</w:t>
            </w:r>
          </w:p>
        </w:tc>
        <w:tc>
          <w:tcPr>
            <w:tcW w:w="6405" w:type="dxa"/>
          </w:tcPr>
          <w:p w14:paraId="74F2F74D" w14:textId="2250A547" w:rsidR="005E3786" w:rsidRPr="0005169F" w:rsidRDefault="00A821B2">
            <w:r>
              <w:t xml:space="preserve">Impedir que a aplicação </w:t>
            </w:r>
            <w:r w:rsidR="00013269">
              <w:t xml:space="preserve">aceite inserção de caracteres inválidos </w:t>
            </w:r>
          </w:p>
        </w:tc>
      </w:tr>
      <w:tr w:rsidR="005E3786" w:rsidRPr="0005169F" w14:paraId="35472A8A" w14:textId="77777777" w:rsidTr="00304E57">
        <w:tc>
          <w:tcPr>
            <w:tcW w:w="2235" w:type="dxa"/>
          </w:tcPr>
          <w:p w14:paraId="103A47E5" w14:textId="77777777" w:rsidR="005E3786" w:rsidRPr="0005169F" w:rsidRDefault="00000000">
            <w:r w:rsidRPr="0005169F">
              <w:t>Passos</w:t>
            </w:r>
          </w:p>
        </w:tc>
        <w:tc>
          <w:tcPr>
            <w:tcW w:w="6405" w:type="dxa"/>
          </w:tcPr>
          <w:p w14:paraId="26E4DEE1" w14:textId="1494BCE2" w:rsidR="005E3786" w:rsidRPr="0005169F" w:rsidRDefault="00000000">
            <w:r w:rsidRPr="0005169F">
              <w:t>1 – Abrir a aplicação</w:t>
            </w:r>
            <w:r w:rsidRPr="0005169F">
              <w:br/>
              <w:t>2 – Inserir dados de cadastro</w:t>
            </w:r>
            <w:r w:rsidRPr="0005169F">
              <w:br/>
              <w:t>3 – Clicar em inserir</w:t>
            </w:r>
            <w:r w:rsidRPr="0005169F">
              <w:br/>
              <w:t>4 – Sistema deve validar caracteres</w:t>
            </w:r>
          </w:p>
        </w:tc>
      </w:tr>
      <w:tr w:rsidR="005E3786" w:rsidRPr="0005169F" w14:paraId="051A6E37" w14:textId="77777777" w:rsidTr="00304E57">
        <w:tc>
          <w:tcPr>
            <w:tcW w:w="2235" w:type="dxa"/>
          </w:tcPr>
          <w:p w14:paraId="0637D0F2" w14:textId="77777777" w:rsidR="005E3786" w:rsidRPr="0005169F" w:rsidRDefault="00000000">
            <w:r w:rsidRPr="0005169F">
              <w:t>Prioridade</w:t>
            </w:r>
          </w:p>
        </w:tc>
        <w:tc>
          <w:tcPr>
            <w:tcW w:w="6405" w:type="dxa"/>
          </w:tcPr>
          <w:p w14:paraId="26577B1A" w14:textId="77777777" w:rsidR="005E3786" w:rsidRPr="00CF63E4" w:rsidRDefault="00000000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64B91AD2" w14:textId="77777777" w:rsidTr="00304E57">
        <w:tc>
          <w:tcPr>
            <w:tcW w:w="2235" w:type="dxa"/>
          </w:tcPr>
          <w:p w14:paraId="6202D852" w14:textId="77777777" w:rsidR="005E3786" w:rsidRPr="0005169F" w:rsidRDefault="00000000">
            <w:r w:rsidRPr="0005169F">
              <w:t>Resultado Esperado</w:t>
            </w:r>
          </w:p>
        </w:tc>
        <w:tc>
          <w:tcPr>
            <w:tcW w:w="6405" w:type="dxa"/>
          </w:tcPr>
          <w:p w14:paraId="22319F4D" w14:textId="77777777" w:rsidR="005E3786" w:rsidRPr="0005169F" w:rsidRDefault="00000000">
            <w:r w:rsidRPr="0005169F">
              <w:t>Aplicação deve rejeitar caracteres inválidos.</w:t>
            </w:r>
          </w:p>
        </w:tc>
      </w:tr>
      <w:tr w:rsidR="005E3786" w:rsidRPr="0005169F" w14:paraId="21DB5D39" w14:textId="77777777" w:rsidTr="00304E57">
        <w:tc>
          <w:tcPr>
            <w:tcW w:w="2235" w:type="dxa"/>
          </w:tcPr>
          <w:p w14:paraId="2C46DFEE" w14:textId="77777777" w:rsidR="005E3786" w:rsidRPr="0005169F" w:rsidRDefault="00000000">
            <w:r w:rsidRPr="0005169F">
              <w:t>Resultado Obtido</w:t>
            </w:r>
          </w:p>
        </w:tc>
        <w:tc>
          <w:tcPr>
            <w:tcW w:w="6405" w:type="dxa"/>
          </w:tcPr>
          <w:p w14:paraId="360967AE" w14:textId="78D86833" w:rsidR="005E3786" w:rsidRPr="0005169F" w:rsidRDefault="00000000">
            <w:r w:rsidRPr="0005169F">
              <w:t>Aplicação não aceita caracteres especiais nem inválidos</w:t>
            </w:r>
          </w:p>
        </w:tc>
      </w:tr>
      <w:tr w:rsidR="005E3786" w:rsidRPr="0005169F" w14:paraId="6E88B9FE" w14:textId="77777777" w:rsidTr="00304E57">
        <w:tc>
          <w:tcPr>
            <w:tcW w:w="2235" w:type="dxa"/>
          </w:tcPr>
          <w:p w14:paraId="77941378" w14:textId="77777777" w:rsidR="005E3786" w:rsidRPr="0005169F" w:rsidRDefault="00000000">
            <w:r w:rsidRPr="0005169F">
              <w:t>Status</w:t>
            </w:r>
          </w:p>
        </w:tc>
        <w:tc>
          <w:tcPr>
            <w:tcW w:w="6405" w:type="dxa"/>
          </w:tcPr>
          <w:p w14:paraId="06BBD28A" w14:textId="77777777" w:rsidR="005E3786" w:rsidRPr="0005169F" w:rsidRDefault="00000000">
            <w:pPr>
              <w:rPr>
                <w:b/>
                <w:bCs/>
                <w:color w:val="00B050"/>
              </w:rPr>
            </w:pPr>
            <w:r w:rsidRPr="0005169F">
              <w:rPr>
                <w:b/>
                <w:bCs/>
                <w:color w:val="00B050"/>
              </w:rPr>
              <w:t>Sucesso</w:t>
            </w:r>
          </w:p>
        </w:tc>
      </w:tr>
    </w:tbl>
    <w:p w14:paraId="0E543884" w14:textId="5CEE0073" w:rsidR="005E3786" w:rsidRPr="0005169F" w:rsidRDefault="00465533">
      <w:pPr>
        <w:pStyle w:val="Ttulo2"/>
      </w:pPr>
      <w:bookmarkStart w:id="20" w:name="_Toc209625012"/>
      <w:r w:rsidRPr="0005169F">
        <w:t xml:space="preserve">CT010 </w:t>
      </w:r>
      <w:r w:rsidR="00D4632F">
        <w:t>-</w:t>
      </w:r>
      <w:r w:rsidRPr="0005169F">
        <w:t xml:space="preserve"> </w:t>
      </w:r>
      <w:r w:rsidR="00CF0155">
        <w:t>Consultar</w:t>
      </w:r>
      <w:r w:rsidR="00D4632F">
        <w:t xml:space="preserve"> </w:t>
      </w:r>
      <w:r w:rsidR="00474C66">
        <w:t>pessoa por CPF ou por Código</w:t>
      </w:r>
      <w:bookmarkEnd w:id="20"/>
      <w:r w:rsidR="00CF0155"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11A287B0" w14:textId="77777777" w:rsidTr="00304E57">
        <w:tc>
          <w:tcPr>
            <w:tcW w:w="2235" w:type="dxa"/>
          </w:tcPr>
          <w:p w14:paraId="5008E184" w14:textId="77777777" w:rsidR="005E3786" w:rsidRPr="0005169F" w:rsidRDefault="00000000">
            <w:r w:rsidRPr="0005169F">
              <w:t>Descrição</w:t>
            </w:r>
          </w:p>
        </w:tc>
        <w:tc>
          <w:tcPr>
            <w:tcW w:w="6405" w:type="dxa"/>
          </w:tcPr>
          <w:p w14:paraId="7FC05C51" w14:textId="611235D6" w:rsidR="005E3786" w:rsidRPr="0005169F" w:rsidRDefault="000E7258">
            <w:r>
              <w:t>Validar</w:t>
            </w:r>
            <w:r w:rsidRPr="0005169F">
              <w:t xml:space="preserve"> consult</w:t>
            </w:r>
            <w:r w:rsidR="00507AC0">
              <w:t>a de</w:t>
            </w:r>
            <w:r w:rsidRPr="0005169F">
              <w:t xml:space="preserve"> dados</w:t>
            </w:r>
            <w:r>
              <w:t xml:space="preserve"> de pessoa na aplicação</w:t>
            </w:r>
            <w:r w:rsidR="00507AC0">
              <w:t xml:space="preserve"> via CPF ou Código</w:t>
            </w:r>
            <w:r w:rsidRPr="0005169F">
              <w:t>.</w:t>
            </w:r>
          </w:p>
        </w:tc>
      </w:tr>
      <w:tr w:rsidR="005E3786" w:rsidRPr="0005169F" w14:paraId="2CF00625" w14:textId="77777777" w:rsidTr="00304E57">
        <w:tc>
          <w:tcPr>
            <w:tcW w:w="2235" w:type="dxa"/>
          </w:tcPr>
          <w:p w14:paraId="233C32F2" w14:textId="77777777" w:rsidR="005E3786" w:rsidRPr="0005169F" w:rsidRDefault="00000000">
            <w:r w:rsidRPr="0005169F">
              <w:t>Passos</w:t>
            </w:r>
          </w:p>
        </w:tc>
        <w:tc>
          <w:tcPr>
            <w:tcW w:w="6405" w:type="dxa"/>
          </w:tcPr>
          <w:p w14:paraId="577B36BE" w14:textId="291EE43F" w:rsidR="005E3786" w:rsidRPr="0005169F" w:rsidRDefault="00000000">
            <w:r w:rsidRPr="0005169F">
              <w:t>1 – Abrir a aplicação</w:t>
            </w:r>
            <w:r w:rsidRPr="0005169F">
              <w:br/>
              <w:t>2 – Inserir dados de cadastro</w:t>
            </w:r>
            <w:r w:rsidRPr="0005169F">
              <w:br/>
              <w:t>3 – Clicar em consultar</w:t>
            </w:r>
            <w:r w:rsidRPr="0005169F">
              <w:br/>
              <w:t>4 – Sistema deve retornar os dados</w:t>
            </w:r>
            <w:r w:rsidR="004C4115">
              <w:t xml:space="preserve"> com sucesso</w:t>
            </w:r>
          </w:p>
        </w:tc>
      </w:tr>
      <w:tr w:rsidR="005E3786" w:rsidRPr="0005169F" w14:paraId="35D99181" w14:textId="77777777" w:rsidTr="00304E57">
        <w:tc>
          <w:tcPr>
            <w:tcW w:w="2235" w:type="dxa"/>
          </w:tcPr>
          <w:p w14:paraId="0F287B3B" w14:textId="77777777" w:rsidR="005E3786" w:rsidRPr="0005169F" w:rsidRDefault="00000000">
            <w:r w:rsidRPr="0005169F">
              <w:t>Prioridade</w:t>
            </w:r>
          </w:p>
        </w:tc>
        <w:tc>
          <w:tcPr>
            <w:tcW w:w="6405" w:type="dxa"/>
          </w:tcPr>
          <w:p w14:paraId="1F0C4C58" w14:textId="77777777" w:rsidR="005E3786" w:rsidRPr="00CF63E4" w:rsidRDefault="00000000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4CCB49D8" w14:textId="77777777" w:rsidTr="00304E57">
        <w:tc>
          <w:tcPr>
            <w:tcW w:w="2235" w:type="dxa"/>
          </w:tcPr>
          <w:p w14:paraId="76AFCAEA" w14:textId="77777777" w:rsidR="005E3786" w:rsidRPr="0005169F" w:rsidRDefault="00000000">
            <w:r w:rsidRPr="0005169F">
              <w:t>Resultado Esperado</w:t>
            </w:r>
          </w:p>
        </w:tc>
        <w:tc>
          <w:tcPr>
            <w:tcW w:w="6405" w:type="dxa"/>
          </w:tcPr>
          <w:p w14:paraId="51087708" w14:textId="21271CEE" w:rsidR="005E3786" w:rsidRPr="0005169F" w:rsidRDefault="00000000">
            <w:r w:rsidRPr="0005169F">
              <w:t xml:space="preserve">Consulta deve funcionar por </w:t>
            </w:r>
            <w:r w:rsidR="00AF10B0">
              <w:t xml:space="preserve">CPF </w:t>
            </w:r>
            <w:r w:rsidRPr="0005169F">
              <w:t>ou</w:t>
            </w:r>
            <w:r w:rsidR="00AF10B0">
              <w:t xml:space="preserve"> </w:t>
            </w:r>
            <w:r w:rsidR="00AF10B0" w:rsidRPr="0005169F">
              <w:t>código</w:t>
            </w:r>
          </w:p>
        </w:tc>
      </w:tr>
      <w:tr w:rsidR="005E3786" w:rsidRPr="0005169F" w14:paraId="18F8A003" w14:textId="77777777" w:rsidTr="00304E57">
        <w:tc>
          <w:tcPr>
            <w:tcW w:w="2235" w:type="dxa"/>
          </w:tcPr>
          <w:p w14:paraId="2DDCB870" w14:textId="77777777" w:rsidR="005E3786" w:rsidRPr="0005169F" w:rsidRDefault="00000000">
            <w:r w:rsidRPr="0005169F">
              <w:t>Resultado Obtido</w:t>
            </w:r>
          </w:p>
        </w:tc>
        <w:tc>
          <w:tcPr>
            <w:tcW w:w="6405" w:type="dxa"/>
          </w:tcPr>
          <w:p w14:paraId="079C79C8" w14:textId="748D9A58" w:rsidR="005E3786" w:rsidRPr="0005169F" w:rsidRDefault="00000000">
            <w:r w:rsidRPr="0005169F">
              <w:t>Consulta funciona</w:t>
            </w:r>
            <w:r w:rsidR="004C4115">
              <w:t xml:space="preserve"> </w:t>
            </w:r>
            <w:ins w:id="21" w:author="Microsoft Word" w:date="2025-09-23T16:39:00Z" w16du:dateUtc="2025-09-23T19:39:00Z">
              <w:r w:rsidR="00764FAE">
                <w:t>pessoa p</w:t>
              </w:r>
            </w:ins>
            <w:r w:rsidR="007143AD">
              <w:t>or</w:t>
            </w:r>
            <w:ins w:id="22" w:author="Microsoft Word" w:date="2025-09-23T16:39:00Z" w16du:dateUtc="2025-09-23T19:39:00Z">
              <w:r w:rsidR="00764FAE">
                <w:t xml:space="preserve"> CPF e po</w:t>
              </w:r>
            </w:ins>
            <w:r w:rsidR="007143AD">
              <w:t>r</w:t>
            </w:r>
            <w:ins w:id="23" w:author="Microsoft Word" w:date="2025-09-23T16:39:00Z" w16du:dateUtc="2025-09-23T19:39:00Z">
              <w:r w:rsidR="00764FAE">
                <w:t xml:space="preserve"> código</w:t>
              </w:r>
            </w:ins>
          </w:p>
        </w:tc>
      </w:tr>
      <w:tr w:rsidR="005E3786" w:rsidRPr="0005169F" w14:paraId="46783E39" w14:textId="77777777" w:rsidTr="00304E57">
        <w:tc>
          <w:tcPr>
            <w:tcW w:w="2235" w:type="dxa"/>
          </w:tcPr>
          <w:p w14:paraId="151F48F7" w14:textId="77777777" w:rsidR="005E3786" w:rsidRPr="0005169F" w:rsidRDefault="00000000">
            <w:r w:rsidRPr="0005169F">
              <w:t>Status</w:t>
            </w:r>
          </w:p>
        </w:tc>
        <w:tc>
          <w:tcPr>
            <w:tcW w:w="6405" w:type="dxa"/>
          </w:tcPr>
          <w:p w14:paraId="6C3EF635" w14:textId="77777777" w:rsidR="005E3786" w:rsidRPr="0005169F" w:rsidRDefault="00000000">
            <w:pPr>
              <w:rPr>
                <w:b/>
                <w:bCs/>
                <w:color w:val="00B050"/>
              </w:rPr>
            </w:pPr>
            <w:r w:rsidRPr="0005169F">
              <w:rPr>
                <w:b/>
                <w:bCs/>
                <w:color w:val="00B050"/>
              </w:rPr>
              <w:t>Sucesso</w:t>
            </w:r>
          </w:p>
        </w:tc>
      </w:tr>
    </w:tbl>
    <w:p w14:paraId="0DF7EB00" w14:textId="0EF6C003" w:rsidR="005E3786" w:rsidRPr="0005169F" w:rsidRDefault="00465533">
      <w:pPr>
        <w:pStyle w:val="Ttulo2"/>
      </w:pPr>
      <w:bookmarkStart w:id="24" w:name="_Toc209625013"/>
      <w:r w:rsidRPr="0005169F">
        <w:t xml:space="preserve">CT011 - </w:t>
      </w:r>
      <w:r w:rsidR="0096118D">
        <w:t>Impedir inser</w:t>
      </w:r>
      <w:r w:rsidR="002D072E">
        <w:t>ção de</w:t>
      </w:r>
      <w:r w:rsidR="0096118D">
        <w:t xml:space="preserve"> pessoa</w:t>
      </w:r>
      <w:r w:rsidR="00FF52B3">
        <w:t xml:space="preserve"> </w:t>
      </w:r>
      <w:proofErr w:type="gramStart"/>
      <w:r w:rsidR="00FF52B3">
        <w:t xml:space="preserve">com </w:t>
      </w:r>
      <w:r w:rsidR="00BD2516">
        <w:t>campo vazio</w:t>
      </w:r>
      <w:r w:rsidR="00665C10">
        <w:t>s</w:t>
      </w:r>
      <w:bookmarkEnd w:id="24"/>
      <w:proofErr w:type="gram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407011A0" w14:textId="77777777" w:rsidTr="00304E57">
        <w:tc>
          <w:tcPr>
            <w:tcW w:w="2235" w:type="dxa"/>
          </w:tcPr>
          <w:p w14:paraId="7AFF0DC1" w14:textId="77777777" w:rsidR="005E3786" w:rsidRPr="0005169F" w:rsidRDefault="00000000">
            <w:r w:rsidRPr="0005169F">
              <w:t>Descrição</w:t>
            </w:r>
          </w:p>
        </w:tc>
        <w:tc>
          <w:tcPr>
            <w:tcW w:w="6405" w:type="dxa"/>
          </w:tcPr>
          <w:p w14:paraId="25BF8C24" w14:textId="77777777" w:rsidR="005E3786" w:rsidRPr="0005169F" w:rsidRDefault="00000000">
            <w:r w:rsidRPr="0005169F">
              <w:t>Validar inserção de cadastro sem campos preenchidos.</w:t>
            </w:r>
          </w:p>
        </w:tc>
      </w:tr>
      <w:tr w:rsidR="005E3786" w:rsidRPr="0005169F" w14:paraId="481F810C" w14:textId="77777777" w:rsidTr="00304E57">
        <w:tc>
          <w:tcPr>
            <w:tcW w:w="2235" w:type="dxa"/>
          </w:tcPr>
          <w:p w14:paraId="26610B15" w14:textId="77777777" w:rsidR="005E3786" w:rsidRPr="0005169F" w:rsidRDefault="00000000">
            <w:r w:rsidRPr="0005169F">
              <w:t>Passos</w:t>
            </w:r>
          </w:p>
        </w:tc>
        <w:tc>
          <w:tcPr>
            <w:tcW w:w="6405" w:type="dxa"/>
          </w:tcPr>
          <w:p w14:paraId="34089021" w14:textId="794F18F2" w:rsidR="00477564" w:rsidRDefault="00000000">
            <w:r w:rsidRPr="0005169F">
              <w:t>1 – Abrir a aplicação</w:t>
            </w:r>
            <w:r w:rsidRPr="0005169F">
              <w:br/>
              <w:t>2 –</w:t>
            </w:r>
            <w:r w:rsidR="00477564">
              <w:t xml:space="preserve"> Executar CT001</w:t>
            </w:r>
          </w:p>
          <w:p w14:paraId="73F2E3F1" w14:textId="076EDB45" w:rsidR="005E3786" w:rsidRPr="0005169F" w:rsidRDefault="00000000">
            <w:r w:rsidRPr="0005169F">
              <w:t xml:space="preserve">3 – </w:t>
            </w:r>
            <w:r w:rsidR="00390A09">
              <w:t>Aplicação deve emitir erro para campos vazios</w:t>
            </w:r>
          </w:p>
        </w:tc>
      </w:tr>
      <w:tr w:rsidR="005E3786" w:rsidRPr="0005169F" w14:paraId="2EAE8631" w14:textId="77777777" w:rsidTr="00304E57">
        <w:tc>
          <w:tcPr>
            <w:tcW w:w="2235" w:type="dxa"/>
          </w:tcPr>
          <w:p w14:paraId="7BA683CB" w14:textId="77777777" w:rsidR="005E3786" w:rsidRPr="0005169F" w:rsidRDefault="00000000">
            <w:r w:rsidRPr="0005169F">
              <w:t>Prioridade</w:t>
            </w:r>
          </w:p>
        </w:tc>
        <w:tc>
          <w:tcPr>
            <w:tcW w:w="6405" w:type="dxa"/>
          </w:tcPr>
          <w:p w14:paraId="3E1B0C2A" w14:textId="77777777" w:rsidR="005E3786" w:rsidRPr="00CF63E4" w:rsidRDefault="00000000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012E87" w:rsidRPr="0005169F" w14:paraId="085196F5" w14:textId="77777777" w:rsidTr="00304E57">
        <w:tc>
          <w:tcPr>
            <w:tcW w:w="2235" w:type="dxa"/>
          </w:tcPr>
          <w:p w14:paraId="785EE4F5" w14:textId="77777777" w:rsidR="00012E87" w:rsidRPr="0005169F" w:rsidRDefault="00012E87" w:rsidP="00012E87">
            <w:r w:rsidRPr="0005169F">
              <w:t>Resultado Esperado</w:t>
            </w:r>
          </w:p>
        </w:tc>
        <w:tc>
          <w:tcPr>
            <w:tcW w:w="6405" w:type="dxa"/>
          </w:tcPr>
          <w:p w14:paraId="6B827F11" w14:textId="43178865" w:rsidR="00012E87" w:rsidRPr="0005169F" w:rsidRDefault="00012E87" w:rsidP="00012E87">
            <w:r w:rsidRPr="0005169F">
              <w:t xml:space="preserve">Aplicação exibe </w:t>
            </w:r>
            <w:r>
              <w:t>mensagem</w:t>
            </w:r>
            <w:r w:rsidR="00CE600A">
              <w:t xml:space="preserve"> de campo</w:t>
            </w:r>
            <w:r w:rsidR="00A701DE">
              <w:t xml:space="preserve"> </w:t>
            </w:r>
            <w:r w:rsidR="00CE600A">
              <w:t>vazio</w:t>
            </w:r>
            <w:r w:rsidRPr="0005169F">
              <w:t xml:space="preserve"> e não permite cadastro </w:t>
            </w:r>
          </w:p>
        </w:tc>
      </w:tr>
      <w:tr w:rsidR="005E3786" w:rsidRPr="0005169F" w14:paraId="24D4B849" w14:textId="77777777" w:rsidTr="00304E57">
        <w:tc>
          <w:tcPr>
            <w:tcW w:w="2235" w:type="dxa"/>
          </w:tcPr>
          <w:p w14:paraId="3D18D825" w14:textId="77777777" w:rsidR="005E3786" w:rsidRPr="0005169F" w:rsidRDefault="00000000">
            <w:r w:rsidRPr="0005169F">
              <w:t>Resultado Obtido</w:t>
            </w:r>
          </w:p>
        </w:tc>
        <w:tc>
          <w:tcPr>
            <w:tcW w:w="6405" w:type="dxa"/>
          </w:tcPr>
          <w:p w14:paraId="7D28E48C" w14:textId="054C17E8" w:rsidR="005E3786" w:rsidRPr="0005169F" w:rsidRDefault="00012E87">
            <w:r>
              <w:t>De acordo com o resultado esperado</w:t>
            </w:r>
          </w:p>
        </w:tc>
      </w:tr>
      <w:tr w:rsidR="005E3786" w:rsidRPr="0005169F" w14:paraId="3DF0F32A" w14:textId="77777777" w:rsidTr="00304E57">
        <w:tc>
          <w:tcPr>
            <w:tcW w:w="2235" w:type="dxa"/>
          </w:tcPr>
          <w:p w14:paraId="0FAE91E1" w14:textId="77777777" w:rsidR="005E3786" w:rsidRPr="0005169F" w:rsidRDefault="00000000">
            <w:r w:rsidRPr="0005169F">
              <w:t>Status</w:t>
            </w:r>
          </w:p>
        </w:tc>
        <w:tc>
          <w:tcPr>
            <w:tcW w:w="6405" w:type="dxa"/>
          </w:tcPr>
          <w:p w14:paraId="371F118C" w14:textId="77777777" w:rsidR="005E3786" w:rsidRPr="0005169F" w:rsidRDefault="00000000">
            <w:pPr>
              <w:rPr>
                <w:b/>
                <w:bCs/>
                <w:color w:val="00B050"/>
              </w:rPr>
            </w:pPr>
            <w:r w:rsidRPr="0005169F">
              <w:rPr>
                <w:b/>
                <w:bCs/>
                <w:color w:val="00B050"/>
              </w:rPr>
              <w:t>Sucesso</w:t>
            </w:r>
          </w:p>
        </w:tc>
      </w:tr>
    </w:tbl>
    <w:p w14:paraId="27AC9422" w14:textId="77777777" w:rsidR="009C6C5E" w:rsidRDefault="009C6C5E"/>
    <w:p w14:paraId="5FC7D5A5" w14:textId="77777777" w:rsidR="0039227D" w:rsidRPr="0005169F" w:rsidRDefault="0039227D" w:rsidP="0039227D">
      <w:pPr>
        <w:pStyle w:val="Ttulo2"/>
      </w:pPr>
      <w:bookmarkStart w:id="25" w:name="_Toc209623720"/>
      <w:bookmarkStart w:id="26" w:name="_Toc209625014"/>
      <w:r w:rsidRPr="0005169F">
        <w:t>CT01</w:t>
      </w:r>
      <w:r>
        <w:t>2</w:t>
      </w:r>
      <w:r w:rsidRPr="0005169F">
        <w:t xml:space="preserve"> - </w:t>
      </w:r>
      <w:ins w:id="27" w:author="Microsoft Word" w:date="2025-09-24T16:13:00Z" w16du:dateUtc="2025-09-24T19:13:00Z">
        <w:r>
          <w:t xml:space="preserve">Identificar </w:t>
        </w:r>
      </w:ins>
      <w:r>
        <w:t>usuário existente</w:t>
      </w:r>
      <w:bookmarkEnd w:id="25"/>
      <w:bookmarkEnd w:id="2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39227D" w:rsidRPr="0005169F" w14:paraId="5762612B" w14:textId="77777777" w:rsidTr="00F26A3C">
        <w:tc>
          <w:tcPr>
            <w:tcW w:w="2235" w:type="dxa"/>
          </w:tcPr>
          <w:p w14:paraId="105C0DF6" w14:textId="77777777" w:rsidR="0039227D" w:rsidRPr="0005169F" w:rsidRDefault="0039227D" w:rsidP="00F26A3C">
            <w:r w:rsidRPr="0005169F">
              <w:t>Descrição</w:t>
            </w:r>
          </w:p>
        </w:tc>
        <w:tc>
          <w:tcPr>
            <w:tcW w:w="6405" w:type="dxa"/>
          </w:tcPr>
          <w:p w14:paraId="369042E0" w14:textId="77777777" w:rsidR="0039227D" w:rsidRPr="0005169F" w:rsidRDefault="0039227D" w:rsidP="00F26A3C">
            <w:r w:rsidRPr="0005169F">
              <w:t>Validar inserção de cadastro sem campos preenchidos.</w:t>
            </w:r>
          </w:p>
        </w:tc>
      </w:tr>
      <w:tr w:rsidR="0039227D" w:rsidRPr="0005169F" w14:paraId="12D783A0" w14:textId="77777777" w:rsidTr="00F26A3C">
        <w:tc>
          <w:tcPr>
            <w:tcW w:w="2235" w:type="dxa"/>
          </w:tcPr>
          <w:p w14:paraId="743687A2" w14:textId="77777777" w:rsidR="0039227D" w:rsidRPr="0005169F" w:rsidRDefault="0039227D" w:rsidP="00F26A3C">
            <w:r w:rsidRPr="0005169F">
              <w:t>Passos</w:t>
            </w:r>
          </w:p>
        </w:tc>
        <w:tc>
          <w:tcPr>
            <w:tcW w:w="6405" w:type="dxa"/>
          </w:tcPr>
          <w:p w14:paraId="6AFE49F6" w14:textId="77777777" w:rsidR="0039227D" w:rsidRDefault="0039227D" w:rsidP="00F26A3C">
            <w:r w:rsidRPr="0005169F">
              <w:t>1 – Abrir a aplicação</w:t>
            </w:r>
            <w:r w:rsidRPr="0005169F">
              <w:br/>
              <w:t>2 –</w:t>
            </w:r>
            <w:r>
              <w:t xml:space="preserve"> Executar CT001 com CPF já usado anteriormente</w:t>
            </w:r>
          </w:p>
          <w:p w14:paraId="386842CD" w14:textId="77777777" w:rsidR="0039227D" w:rsidRPr="0005169F" w:rsidRDefault="0039227D" w:rsidP="00F26A3C">
            <w:r w:rsidRPr="0005169F">
              <w:t xml:space="preserve">3 – </w:t>
            </w:r>
            <w:r>
              <w:t>Aplicação deve emitir exibir mensagem de usuário já cadastrado.</w:t>
            </w:r>
          </w:p>
        </w:tc>
      </w:tr>
      <w:tr w:rsidR="0039227D" w:rsidRPr="0005169F" w14:paraId="015D21B9" w14:textId="77777777" w:rsidTr="00F26A3C">
        <w:tc>
          <w:tcPr>
            <w:tcW w:w="2235" w:type="dxa"/>
          </w:tcPr>
          <w:p w14:paraId="70E139BC" w14:textId="77777777" w:rsidR="0039227D" w:rsidRPr="0005169F" w:rsidRDefault="0039227D" w:rsidP="00F26A3C">
            <w:r w:rsidRPr="0005169F">
              <w:t>Prioridade</w:t>
            </w:r>
          </w:p>
        </w:tc>
        <w:tc>
          <w:tcPr>
            <w:tcW w:w="6405" w:type="dxa"/>
          </w:tcPr>
          <w:p w14:paraId="0B70CC5F" w14:textId="77777777" w:rsidR="0039227D" w:rsidRPr="00CF63E4" w:rsidRDefault="0039227D" w:rsidP="00F26A3C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39227D" w:rsidRPr="0005169F" w14:paraId="085605F6" w14:textId="77777777" w:rsidTr="00F26A3C">
        <w:tc>
          <w:tcPr>
            <w:tcW w:w="2235" w:type="dxa"/>
          </w:tcPr>
          <w:p w14:paraId="6CE35513" w14:textId="77777777" w:rsidR="0039227D" w:rsidRPr="0005169F" w:rsidRDefault="0039227D" w:rsidP="00F26A3C">
            <w:r w:rsidRPr="0005169F">
              <w:t>Resultado Esperado</w:t>
            </w:r>
          </w:p>
        </w:tc>
        <w:tc>
          <w:tcPr>
            <w:tcW w:w="6405" w:type="dxa"/>
          </w:tcPr>
          <w:p w14:paraId="6843B3CF" w14:textId="77777777" w:rsidR="0039227D" w:rsidRPr="0005169F" w:rsidRDefault="0039227D" w:rsidP="00F26A3C">
            <w:r w:rsidRPr="00351BCB">
              <w:t>Criar função para retornar mensagem de usuário já cadastrado, se tentar inserir CPF já cadastrado</w:t>
            </w:r>
          </w:p>
        </w:tc>
      </w:tr>
      <w:tr w:rsidR="00960D4E" w:rsidRPr="0005169F" w14:paraId="2ACE002D" w14:textId="77777777" w:rsidTr="00F26A3C">
        <w:tc>
          <w:tcPr>
            <w:tcW w:w="2235" w:type="dxa"/>
          </w:tcPr>
          <w:p w14:paraId="672F6836" w14:textId="77777777" w:rsidR="00960D4E" w:rsidRPr="0005169F" w:rsidRDefault="00960D4E" w:rsidP="00960D4E">
            <w:r w:rsidRPr="0005169F">
              <w:t>Resultado Obtido</w:t>
            </w:r>
          </w:p>
        </w:tc>
        <w:tc>
          <w:tcPr>
            <w:tcW w:w="6405" w:type="dxa"/>
          </w:tcPr>
          <w:p w14:paraId="20BDC226" w14:textId="0575D508" w:rsidR="00960D4E" w:rsidRPr="0005169F" w:rsidRDefault="00960D4E" w:rsidP="00960D4E">
            <w:r>
              <w:t>De acordo com o resultado esperado</w:t>
            </w:r>
          </w:p>
        </w:tc>
      </w:tr>
      <w:tr w:rsidR="00960D4E" w:rsidRPr="0005169F" w14:paraId="12D86106" w14:textId="77777777" w:rsidTr="00F26A3C">
        <w:tc>
          <w:tcPr>
            <w:tcW w:w="2235" w:type="dxa"/>
          </w:tcPr>
          <w:p w14:paraId="3BE9860E" w14:textId="77777777" w:rsidR="00960D4E" w:rsidRPr="0005169F" w:rsidRDefault="00960D4E" w:rsidP="00960D4E">
            <w:r w:rsidRPr="0005169F">
              <w:t>Status</w:t>
            </w:r>
          </w:p>
        </w:tc>
        <w:tc>
          <w:tcPr>
            <w:tcW w:w="6405" w:type="dxa"/>
          </w:tcPr>
          <w:p w14:paraId="08C89A69" w14:textId="268BD72C" w:rsidR="00960D4E" w:rsidRPr="00A23240" w:rsidRDefault="00960D4E" w:rsidP="00960D4E">
            <w:pPr>
              <w:rPr>
                <w:b/>
                <w:bCs/>
                <w:color w:val="00B050"/>
                <w:lang w:val="en-US"/>
              </w:rPr>
            </w:pPr>
            <w:r>
              <w:rPr>
                <w:b/>
                <w:bCs/>
                <w:color w:val="00B050"/>
                <w:lang w:val="en-US"/>
              </w:rPr>
              <w:t>Sucesso</w:t>
            </w:r>
          </w:p>
        </w:tc>
      </w:tr>
    </w:tbl>
    <w:p w14:paraId="7DF7CCAF" w14:textId="77777777" w:rsidR="001241FC" w:rsidRPr="00B87C42" w:rsidRDefault="001241FC" w:rsidP="007104E0"/>
    <w:sectPr w:rsidR="001241FC" w:rsidRPr="00B87C42" w:rsidSect="00514B99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716801">
    <w:abstractNumId w:val="8"/>
  </w:num>
  <w:num w:numId="2" w16cid:durableId="1188830632">
    <w:abstractNumId w:val="6"/>
  </w:num>
  <w:num w:numId="3" w16cid:durableId="900560003">
    <w:abstractNumId w:val="5"/>
  </w:num>
  <w:num w:numId="4" w16cid:durableId="974022591">
    <w:abstractNumId w:val="4"/>
  </w:num>
  <w:num w:numId="5" w16cid:durableId="1949504271">
    <w:abstractNumId w:val="7"/>
  </w:num>
  <w:num w:numId="6" w16cid:durableId="994072267">
    <w:abstractNumId w:val="3"/>
  </w:num>
  <w:num w:numId="7" w16cid:durableId="550118284">
    <w:abstractNumId w:val="2"/>
  </w:num>
  <w:num w:numId="8" w16cid:durableId="717095682">
    <w:abstractNumId w:val="1"/>
  </w:num>
  <w:num w:numId="9" w16cid:durableId="1028457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revisionView w:markup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0D4"/>
    <w:rsid w:val="00012E87"/>
    <w:rsid w:val="00013269"/>
    <w:rsid w:val="00014645"/>
    <w:rsid w:val="00034616"/>
    <w:rsid w:val="0005169F"/>
    <w:rsid w:val="0006063C"/>
    <w:rsid w:val="0006482D"/>
    <w:rsid w:val="00064E24"/>
    <w:rsid w:val="000727DE"/>
    <w:rsid w:val="000A68CA"/>
    <w:rsid w:val="000E7258"/>
    <w:rsid w:val="000F148C"/>
    <w:rsid w:val="001241FC"/>
    <w:rsid w:val="0015074B"/>
    <w:rsid w:val="001D7B82"/>
    <w:rsid w:val="002302B6"/>
    <w:rsid w:val="00230DF9"/>
    <w:rsid w:val="0024674A"/>
    <w:rsid w:val="00280A2F"/>
    <w:rsid w:val="0029639D"/>
    <w:rsid w:val="002B0564"/>
    <w:rsid w:val="002C227E"/>
    <w:rsid w:val="002D072E"/>
    <w:rsid w:val="002D4072"/>
    <w:rsid w:val="002F119A"/>
    <w:rsid w:val="00304C05"/>
    <w:rsid w:val="00304E57"/>
    <w:rsid w:val="003133EF"/>
    <w:rsid w:val="00324D97"/>
    <w:rsid w:val="00326F90"/>
    <w:rsid w:val="003445D0"/>
    <w:rsid w:val="00376C9F"/>
    <w:rsid w:val="00385ED0"/>
    <w:rsid w:val="00390A09"/>
    <w:rsid w:val="0039227D"/>
    <w:rsid w:val="00396D54"/>
    <w:rsid w:val="003E3891"/>
    <w:rsid w:val="003E71A1"/>
    <w:rsid w:val="00456292"/>
    <w:rsid w:val="00463870"/>
    <w:rsid w:val="00465533"/>
    <w:rsid w:val="004700B1"/>
    <w:rsid w:val="00474C66"/>
    <w:rsid w:val="00477564"/>
    <w:rsid w:val="004B523F"/>
    <w:rsid w:val="004C4115"/>
    <w:rsid w:val="004C6992"/>
    <w:rsid w:val="004F34C4"/>
    <w:rsid w:val="00507AC0"/>
    <w:rsid w:val="00514B99"/>
    <w:rsid w:val="0052669A"/>
    <w:rsid w:val="005A48E3"/>
    <w:rsid w:val="005C25D4"/>
    <w:rsid w:val="005D7502"/>
    <w:rsid w:val="005E3786"/>
    <w:rsid w:val="005F1677"/>
    <w:rsid w:val="00643B20"/>
    <w:rsid w:val="00665C10"/>
    <w:rsid w:val="006B597F"/>
    <w:rsid w:val="006C42E5"/>
    <w:rsid w:val="006C6077"/>
    <w:rsid w:val="006E1170"/>
    <w:rsid w:val="006E3329"/>
    <w:rsid w:val="006E3FD8"/>
    <w:rsid w:val="007104E0"/>
    <w:rsid w:val="007106C6"/>
    <w:rsid w:val="007143AD"/>
    <w:rsid w:val="00743162"/>
    <w:rsid w:val="00747390"/>
    <w:rsid w:val="0075394A"/>
    <w:rsid w:val="00764FAE"/>
    <w:rsid w:val="007A5417"/>
    <w:rsid w:val="007A7166"/>
    <w:rsid w:val="007C067C"/>
    <w:rsid w:val="007E464A"/>
    <w:rsid w:val="00816E9C"/>
    <w:rsid w:val="0082675D"/>
    <w:rsid w:val="0085197D"/>
    <w:rsid w:val="008737AE"/>
    <w:rsid w:val="00873B66"/>
    <w:rsid w:val="008E2067"/>
    <w:rsid w:val="008E575F"/>
    <w:rsid w:val="00903938"/>
    <w:rsid w:val="0095497E"/>
    <w:rsid w:val="00960D4E"/>
    <w:rsid w:val="0096118D"/>
    <w:rsid w:val="009837CA"/>
    <w:rsid w:val="009C1BC4"/>
    <w:rsid w:val="009C6C5E"/>
    <w:rsid w:val="009E6AF7"/>
    <w:rsid w:val="00A01322"/>
    <w:rsid w:val="00A02685"/>
    <w:rsid w:val="00A0532E"/>
    <w:rsid w:val="00A209C6"/>
    <w:rsid w:val="00A21C56"/>
    <w:rsid w:val="00A23D88"/>
    <w:rsid w:val="00A701DE"/>
    <w:rsid w:val="00A821B2"/>
    <w:rsid w:val="00AA1D8D"/>
    <w:rsid w:val="00AA61C6"/>
    <w:rsid w:val="00AC1880"/>
    <w:rsid w:val="00AF10B0"/>
    <w:rsid w:val="00AF413F"/>
    <w:rsid w:val="00B2623C"/>
    <w:rsid w:val="00B47730"/>
    <w:rsid w:val="00B734CE"/>
    <w:rsid w:val="00B85E1F"/>
    <w:rsid w:val="00B87C42"/>
    <w:rsid w:val="00B94837"/>
    <w:rsid w:val="00BD2516"/>
    <w:rsid w:val="00C05D03"/>
    <w:rsid w:val="00C13FD9"/>
    <w:rsid w:val="00C27E00"/>
    <w:rsid w:val="00C27FAA"/>
    <w:rsid w:val="00C83B5B"/>
    <w:rsid w:val="00C93A98"/>
    <w:rsid w:val="00CA42B6"/>
    <w:rsid w:val="00CB0664"/>
    <w:rsid w:val="00CD0BDE"/>
    <w:rsid w:val="00CE600A"/>
    <w:rsid w:val="00CF0155"/>
    <w:rsid w:val="00CF63E4"/>
    <w:rsid w:val="00D040FF"/>
    <w:rsid w:val="00D047A6"/>
    <w:rsid w:val="00D40574"/>
    <w:rsid w:val="00D4632F"/>
    <w:rsid w:val="00D776C8"/>
    <w:rsid w:val="00D86684"/>
    <w:rsid w:val="00E070A1"/>
    <w:rsid w:val="00E17CD9"/>
    <w:rsid w:val="00E32B27"/>
    <w:rsid w:val="00E72651"/>
    <w:rsid w:val="00EA2246"/>
    <w:rsid w:val="00EA6DFA"/>
    <w:rsid w:val="00EE1F06"/>
    <w:rsid w:val="00F20BC8"/>
    <w:rsid w:val="00F41705"/>
    <w:rsid w:val="00F65CAA"/>
    <w:rsid w:val="00F666EF"/>
    <w:rsid w:val="00F83CB9"/>
    <w:rsid w:val="00FC693F"/>
    <w:rsid w:val="00FE2D0F"/>
    <w:rsid w:val="00FF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30"/>
  <w15:docId w15:val="{29C25013-22D7-420D-846A-DD778895C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link w:val="SemEspaamentoChar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2">
    <w:name w:val="toc 2"/>
    <w:basedOn w:val="Normal"/>
    <w:next w:val="Normal"/>
    <w:autoRedefine/>
    <w:uiPriority w:val="39"/>
    <w:unhideWhenUsed/>
    <w:rsid w:val="003445D0"/>
    <w:pPr>
      <w:spacing w:after="100" w:line="259" w:lineRule="auto"/>
      <w:ind w:left="220"/>
    </w:pPr>
    <w:rPr>
      <w:rFonts w:cs="Times New Roman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3445D0"/>
    <w:pPr>
      <w:spacing w:after="100" w:line="259" w:lineRule="auto"/>
    </w:pPr>
    <w:rPr>
      <w:rFonts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3445D0"/>
    <w:pPr>
      <w:spacing w:after="100" w:line="259" w:lineRule="auto"/>
      <w:ind w:left="440"/>
    </w:pPr>
    <w:rPr>
      <w:rFonts w:cs="Times New Roman"/>
      <w:lang w:eastAsia="pt-BR"/>
    </w:rPr>
  </w:style>
  <w:style w:type="character" w:styleId="Hyperlink">
    <w:name w:val="Hyperlink"/>
    <w:basedOn w:val="Fontepargpadro"/>
    <w:uiPriority w:val="99"/>
    <w:unhideWhenUsed/>
    <w:rsid w:val="003445D0"/>
    <w:rPr>
      <w:color w:val="0000FF" w:themeColor="hyperlink"/>
      <w:u w:val="singl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514B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Este plano de teste visa assegurar a qualidade do sistema por meio de cenários de teste, definição de critérios de aprovação e controle de defeitos.
</Abstract>
  <CompanyAddress/>
  <CompanyPhone/>
  <CompanyFax/>
  <CompanyEmail>elisbmangueira@gmail.com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1320</TotalTime>
  <Pages>6</Pages>
  <Words>1107</Words>
  <Characters>5983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Cadastro de pessoa</dc:title>
  <dc:subject>Plano de Teste</dc:subject>
  <dc:creator>Maria Elisângela Barbosa Mangueira</dc:creator>
  <cp:keywords/>
  <dc:description>generated by python-docx</dc:description>
  <cp:lastModifiedBy>Maria Elisangela Barbosa Mangueira</cp:lastModifiedBy>
  <cp:revision>127</cp:revision>
  <dcterms:created xsi:type="dcterms:W3CDTF">2013-12-23T23:15:00Z</dcterms:created>
  <dcterms:modified xsi:type="dcterms:W3CDTF">2025-09-24T20:14:00Z</dcterms:modified>
  <cp:category/>
</cp:coreProperties>
</file>