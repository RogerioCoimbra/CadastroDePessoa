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69468628"/>
        <w:docPartObj>
          <w:docPartGallery w:val="Cover Pages"/>
          <w:docPartUnique/>
        </w:docPartObj>
      </w:sdtPr>
      <w:sdtContent>
        <w:p w14:paraId="0EA69778" w14:textId="6438F415" w:rsidR="00514B99" w:rsidRPr="0005169F" w:rsidRDefault="00514B99">
          <w:r w:rsidRPr="0005169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80D7F5B" wp14:editId="28DB98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E1616C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B7E18A5" wp14:editId="7F8430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2442686" w14:textId="14A208C6" w:rsidR="00514B99" w:rsidRPr="0005169F" w:rsidRDefault="00873B66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M</w:t>
                                    </w:r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  <w:t>aria Elisângela Barbosa Mangueira</w:t>
                                    </w:r>
                                  </w:p>
                                </w:sdtContent>
                              </w:sdt>
                              <w:p w14:paraId="2B86A7FD" w14:textId="29D3B6DF" w:rsidR="00514B99" w:rsidRPr="0005169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E2D0F" w:rsidRPr="0005169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elisbmangueira@gmail.com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7E18A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2442686" w14:textId="14A208C6" w:rsidR="00514B99" w:rsidRPr="0005169F" w:rsidRDefault="00873B66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M</w:t>
                              </w:r>
                              <w:r w:rsidR="00FE2D0F" w:rsidRPr="0005169F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  <w:t>aria Elisângela Barbosa Mangueira</w:t>
                              </w:r>
                            </w:p>
                          </w:sdtContent>
                        </w:sdt>
                        <w:p w14:paraId="2B86A7FD" w14:textId="29D3B6DF" w:rsidR="00514B99" w:rsidRPr="0005169F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E2D0F" w:rsidRPr="0005169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elisbmangueira@gmail.com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D56F7A1" wp14:editId="5C66A00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A6C42" w14:textId="77777777" w:rsidR="00514B99" w:rsidRPr="0005169F" w:rsidRDefault="00514B99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05169F"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907FAA5" w14:textId="736DA1BC" w:rsidR="00514B99" w:rsidRPr="0005169F" w:rsidRDefault="00873B66" w:rsidP="00064E24">
                                    <w:pPr>
                                      <w:pStyle w:val="SemEspaamen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</w:pP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t>Este plano de teste visa assegurar a qualidade do sistema por meio de cenários de teste, definição de critérios de aprovação e controle de defeitos.</w:t>
                                    </w:r>
                                    <w:r w:rsidRPr="0005169F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BR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D56F7A1" id="Caixa de Texto 155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4AA6C42" w14:textId="77777777" w:rsidR="00514B99" w:rsidRPr="0005169F" w:rsidRDefault="00514B99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05169F"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907FAA5" w14:textId="736DA1BC" w:rsidR="00514B99" w:rsidRPr="0005169F" w:rsidRDefault="00873B66" w:rsidP="00064E24">
                              <w:pPr>
                                <w:pStyle w:val="SemEspaamen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</w:pP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t>Este plano de teste visa assegurar a qualidade do sistema por meio de cenários de teste, definição de critérios de aprovação e controle de defeitos.</w:t>
                              </w:r>
                              <w:r w:rsidRPr="0005169F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BR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5169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816CDEA" wp14:editId="4DE676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7C8BC6" w14:textId="23CBD65C" w:rsidR="00514B99" w:rsidRPr="0005169F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14B99" w:rsidRPr="0005169F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Cadastro de pessoa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0AD6EA" w14:textId="7658203F" w:rsidR="00514B99" w:rsidRPr="0005169F" w:rsidRDefault="00514B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05169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16CDEA" id="Caixa de Texto 157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57C8BC6" w14:textId="23CBD65C" w:rsidR="00514B99" w:rsidRPr="0005169F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14B99" w:rsidRPr="0005169F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Cadastro de pessoa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0AD6EA" w14:textId="7658203F" w:rsidR="00514B99" w:rsidRPr="0005169F" w:rsidRDefault="00514B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05169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F9E57F" w14:textId="089F72A8" w:rsidR="00514B99" w:rsidRPr="0005169F" w:rsidRDefault="00514B99">
          <w:r w:rsidRPr="0005169F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02738630"/>
        <w:docPartObj>
          <w:docPartGallery w:val="Table of Contents"/>
          <w:docPartUnique/>
        </w:docPartObj>
      </w:sdtPr>
      <w:sdtContent>
        <w:p w14:paraId="729F4FAF" w14:textId="060FCA60" w:rsidR="003445D0" w:rsidRPr="0005169F" w:rsidRDefault="003445D0">
          <w:pPr>
            <w:pStyle w:val="CabealhodoSumrio"/>
          </w:pPr>
          <w:r w:rsidRPr="0005169F">
            <w:t>Sumário</w:t>
          </w:r>
        </w:p>
        <w:p w14:paraId="61CA15C9" w14:textId="398CBD1E" w:rsidR="00CF7AD8" w:rsidRDefault="003445D0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5169F">
            <w:fldChar w:fldCharType="begin"/>
          </w:r>
          <w:r w:rsidRPr="0005169F">
            <w:instrText xml:space="preserve"> TOC \o "1-3" \h \z \u </w:instrText>
          </w:r>
          <w:r w:rsidRPr="0005169F">
            <w:fldChar w:fldCharType="separate"/>
          </w:r>
          <w:hyperlink w:anchor="_Toc209605317" w:history="1">
            <w:r w:rsidR="00CF7AD8" w:rsidRPr="008F35D0">
              <w:rPr>
                <w:rStyle w:val="Hyperlink"/>
                <w:noProof/>
              </w:rPr>
              <w:t>Objetivo</w:t>
            </w:r>
            <w:r w:rsidR="00CF7AD8">
              <w:rPr>
                <w:noProof/>
                <w:webHidden/>
              </w:rPr>
              <w:tab/>
            </w:r>
            <w:r w:rsidR="00CF7AD8">
              <w:rPr>
                <w:noProof/>
                <w:webHidden/>
              </w:rPr>
              <w:fldChar w:fldCharType="begin"/>
            </w:r>
            <w:r w:rsidR="00CF7AD8">
              <w:rPr>
                <w:noProof/>
                <w:webHidden/>
              </w:rPr>
              <w:instrText xml:space="preserve"> PAGEREF _Toc209605317 \h </w:instrText>
            </w:r>
            <w:r w:rsidR="00CF7AD8">
              <w:rPr>
                <w:noProof/>
                <w:webHidden/>
              </w:rPr>
            </w:r>
            <w:r w:rsidR="00CF7AD8">
              <w:rPr>
                <w:noProof/>
                <w:webHidden/>
              </w:rPr>
              <w:fldChar w:fldCharType="separate"/>
            </w:r>
            <w:r w:rsidR="00CF7AD8">
              <w:rPr>
                <w:noProof/>
                <w:webHidden/>
              </w:rPr>
              <w:t>2</w:t>
            </w:r>
            <w:r w:rsidR="00CF7AD8">
              <w:rPr>
                <w:noProof/>
                <w:webHidden/>
              </w:rPr>
              <w:fldChar w:fldCharType="end"/>
            </w:r>
          </w:hyperlink>
        </w:p>
        <w:p w14:paraId="20B2A82C" w14:textId="1D2805FD" w:rsidR="00CF7AD8" w:rsidRDefault="00CF7AD8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8" w:history="1">
            <w:r w:rsidRPr="008F35D0">
              <w:rPr>
                <w:rStyle w:val="Hyperlink"/>
                <w:noProof/>
              </w:rPr>
              <w:t>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65E6" w14:textId="2FD4A4FE" w:rsidR="00CF7AD8" w:rsidRDefault="00CF7AD8">
          <w:pPr>
            <w:pStyle w:val="Sumrio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19" w:history="1">
            <w:r w:rsidRPr="008F35D0">
              <w:rPr>
                <w:rStyle w:val="Hyperlink"/>
                <w:noProof/>
              </w:rPr>
              <w:t>Cenários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3C7BA" w14:textId="71F8F458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0" w:history="1">
            <w:r w:rsidRPr="008F35D0">
              <w:rPr>
                <w:rStyle w:val="Hyperlink"/>
                <w:noProof/>
              </w:rPr>
              <w:t>CT001 – Inserir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F3A1" w14:textId="280553C1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1" w:history="1">
            <w:r w:rsidRPr="008F35D0">
              <w:rPr>
                <w:rStyle w:val="Hyperlink"/>
                <w:noProof/>
              </w:rPr>
              <w:t>CT002 – Alterar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C2A3F" w14:textId="72A6EE9B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2" w:history="1">
            <w:r w:rsidRPr="008F35D0">
              <w:rPr>
                <w:rStyle w:val="Hyperlink"/>
                <w:noProof/>
              </w:rPr>
              <w:t>CT003 – Consultar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AD05" w14:textId="29EF02E5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3" w:history="1">
            <w:r w:rsidRPr="008F35D0">
              <w:rPr>
                <w:rStyle w:val="Hyperlink"/>
                <w:noProof/>
              </w:rPr>
              <w:t>CT004 – Excluir pessoa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37580" w14:textId="5725FE93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4" w:history="1">
            <w:r w:rsidRPr="008F35D0">
              <w:rPr>
                <w:rStyle w:val="Hyperlink"/>
                <w:noProof/>
              </w:rPr>
              <w:t>CT005 - Consultar lista de pessoas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A3CA" w14:textId="1FBEA47B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5" w:history="1">
            <w:r w:rsidRPr="008F35D0">
              <w:rPr>
                <w:rStyle w:val="Hyperlink"/>
                <w:noProof/>
              </w:rPr>
              <w:t>CT006 - Limpar campos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B529F" w14:textId="20670412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6" w:history="1">
            <w:r w:rsidRPr="008F35D0">
              <w:rPr>
                <w:rStyle w:val="Hyperlink"/>
                <w:noProof/>
              </w:rPr>
              <w:t>CT007 - Sair da aplicação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DA096" w14:textId="37B02E4F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7" w:history="1">
            <w:r w:rsidRPr="008F35D0">
              <w:rPr>
                <w:rStyle w:val="Hyperlink"/>
                <w:noProof/>
              </w:rPr>
              <w:t>CT008 – Testar inatividade sem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7A07" w14:textId="3B190715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8" w:history="1">
            <w:r w:rsidRPr="008F35D0">
              <w:rPr>
                <w:rStyle w:val="Hyperlink"/>
                <w:noProof/>
              </w:rPr>
              <w:t>CT009 - Impedir inserção de caracteres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428BA" w14:textId="66301694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29" w:history="1">
            <w:r w:rsidRPr="008F35D0">
              <w:rPr>
                <w:rStyle w:val="Hyperlink"/>
                <w:noProof/>
              </w:rPr>
              <w:t>CT010 - Consultar pessoa por CPF ou por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144E" w14:textId="539B724D" w:rsidR="00CF7AD8" w:rsidRDefault="00CF7AD8">
          <w:pPr>
            <w:pStyle w:val="Sumrio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605330" w:history="1">
            <w:r w:rsidRPr="008F35D0">
              <w:rPr>
                <w:rStyle w:val="Hyperlink"/>
                <w:noProof/>
              </w:rPr>
              <w:t>CT011 - Impedir inserção de pessoa com campo vazios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E7E7" w14:textId="6226B8AB" w:rsidR="003445D0" w:rsidRPr="0005169F" w:rsidRDefault="003445D0">
          <w:r w:rsidRPr="0005169F">
            <w:rPr>
              <w:b/>
              <w:bCs/>
            </w:rPr>
            <w:fldChar w:fldCharType="end"/>
          </w:r>
        </w:p>
      </w:sdtContent>
    </w:sdt>
    <w:p w14:paraId="3672B8B2" w14:textId="77777777" w:rsidR="003445D0" w:rsidRPr="0005169F" w:rsidRDefault="003445D0"/>
    <w:p w14:paraId="7F91E3DD" w14:textId="620A0BC7" w:rsidR="003445D0" w:rsidRPr="0005169F" w:rsidRDefault="003445D0">
      <w:r w:rsidRPr="0005169F">
        <w:br w:type="page"/>
      </w:r>
    </w:p>
    <w:p w14:paraId="1303E148" w14:textId="0E6CD0C6" w:rsidR="005E3786" w:rsidRPr="0005169F" w:rsidRDefault="009F7A43" w:rsidP="00A21C56">
      <w:pPr>
        <w:pStyle w:val="Ttulo1"/>
      </w:pPr>
      <w:bookmarkStart w:id="0" w:name="_Toc209605317"/>
      <w:r w:rsidRPr="0005169F">
        <w:lastRenderedPageBreak/>
        <w:t>Objetivo</w:t>
      </w:r>
      <w:bookmarkEnd w:id="0"/>
    </w:p>
    <w:p w14:paraId="16E63684" w14:textId="77777777" w:rsidR="005E3786" w:rsidRPr="0005169F" w:rsidRDefault="009F7A43">
      <w:r w:rsidRPr="0005169F">
        <w:t>O sistema deve permitir ao usuário se cadastrar, excluir cadastro e alterar cadastro na plataforma.</w:t>
      </w:r>
    </w:p>
    <w:p w14:paraId="18C611A4" w14:textId="77777777" w:rsidR="005E3786" w:rsidRPr="0005169F" w:rsidRDefault="009F7A43" w:rsidP="00A21C56">
      <w:pPr>
        <w:pStyle w:val="Ttulo1"/>
      </w:pPr>
      <w:bookmarkStart w:id="1" w:name="_Toc209605318"/>
      <w:r w:rsidRPr="0005169F">
        <w:t>Histórico de Versões</w:t>
      </w:r>
      <w:bookmarkEnd w:id="1"/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7"/>
        <w:gridCol w:w="1271"/>
        <w:gridCol w:w="4560"/>
        <w:gridCol w:w="1241"/>
      </w:tblGrid>
      <w:tr w:rsidR="00145614" w:rsidRPr="0005169F" w14:paraId="2779D3A1" w14:textId="77777777" w:rsidTr="003B0111">
        <w:trPr>
          <w:trHeight w:val="58"/>
        </w:trPr>
        <w:tc>
          <w:tcPr>
            <w:tcW w:w="2357" w:type="dxa"/>
          </w:tcPr>
          <w:p w14:paraId="12A5CCBB" w14:textId="77777777" w:rsidR="00145614" w:rsidRPr="0005169F" w:rsidRDefault="00145614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Data</w:t>
            </w:r>
          </w:p>
        </w:tc>
        <w:tc>
          <w:tcPr>
            <w:tcW w:w="1271" w:type="dxa"/>
          </w:tcPr>
          <w:p w14:paraId="7DABCB84" w14:textId="77777777" w:rsidR="00145614" w:rsidRPr="0005169F" w:rsidRDefault="00145614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Versão</w:t>
            </w:r>
          </w:p>
        </w:tc>
        <w:tc>
          <w:tcPr>
            <w:tcW w:w="4560" w:type="dxa"/>
          </w:tcPr>
          <w:p w14:paraId="42AB7FE3" w14:textId="77777777" w:rsidR="00145614" w:rsidRPr="0005169F" w:rsidRDefault="00145614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Descrição</w:t>
            </w:r>
          </w:p>
        </w:tc>
        <w:tc>
          <w:tcPr>
            <w:tcW w:w="1241" w:type="dxa"/>
          </w:tcPr>
          <w:p w14:paraId="485607E6" w14:textId="77777777" w:rsidR="00145614" w:rsidRPr="0005169F" w:rsidRDefault="00145614" w:rsidP="003B0111">
            <w:pPr>
              <w:rPr>
                <w:b/>
                <w:bCs/>
              </w:rPr>
            </w:pPr>
            <w:r w:rsidRPr="0005169F">
              <w:rPr>
                <w:b/>
                <w:bCs/>
              </w:rPr>
              <w:t>Autor</w:t>
            </w:r>
          </w:p>
        </w:tc>
      </w:tr>
      <w:tr w:rsidR="00145614" w:rsidRPr="0005169F" w14:paraId="41F09675" w14:textId="77777777" w:rsidTr="003B0111">
        <w:trPr>
          <w:trHeight w:val="463"/>
        </w:trPr>
        <w:tc>
          <w:tcPr>
            <w:tcW w:w="2357" w:type="dxa"/>
          </w:tcPr>
          <w:p w14:paraId="07B88F80" w14:textId="77777777" w:rsidR="00145614" w:rsidRPr="0005169F" w:rsidRDefault="00145614" w:rsidP="003B0111">
            <w:r w:rsidRPr="0005169F">
              <w:t>03/08/2025</w:t>
            </w:r>
          </w:p>
        </w:tc>
        <w:tc>
          <w:tcPr>
            <w:tcW w:w="1271" w:type="dxa"/>
          </w:tcPr>
          <w:p w14:paraId="4E65C3F7" w14:textId="77777777" w:rsidR="00145614" w:rsidRPr="0005169F" w:rsidRDefault="00145614" w:rsidP="003B0111">
            <w:r w:rsidRPr="0005169F">
              <w:t>1.1</w:t>
            </w:r>
          </w:p>
        </w:tc>
        <w:tc>
          <w:tcPr>
            <w:tcW w:w="4560" w:type="dxa"/>
          </w:tcPr>
          <w:p w14:paraId="311BC9DA" w14:textId="77777777" w:rsidR="00145614" w:rsidRPr="0005169F" w:rsidRDefault="00145614" w:rsidP="003B0111">
            <w:r>
              <w:t>Criados casos de teste de 01 até 04</w:t>
            </w:r>
          </w:p>
        </w:tc>
        <w:tc>
          <w:tcPr>
            <w:tcW w:w="1241" w:type="dxa"/>
          </w:tcPr>
          <w:p w14:paraId="121B71FC" w14:textId="77777777" w:rsidR="00145614" w:rsidRPr="0005169F" w:rsidRDefault="00145614" w:rsidP="003B0111">
            <w:r w:rsidRPr="0005169F">
              <w:t>Elisângela Mangueira</w:t>
            </w:r>
          </w:p>
        </w:tc>
      </w:tr>
      <w:tr w:rsidR="00145614" w:rsidRPr="0005169F" w14:paraId="5E52E18B" w14:textId="77777777" w:rsidTr="003B0111">
        <w:trPr>
          <w:trHeight w:val="78"/>
        </w:trPr>
        <w:tc>
          <w:tcPr>
            <w:tcW w:w="2357" w:type="dxa"/>
          </w:tcPr>
          <w:p w14:paraId="45C8CC0A" w14:textId="77777777" w:rsidR="00145614" w:rsidRPr="0005169F" w:rsidRDefault="00145614" w:rsidP="003B0111">
            <w:r w:rsidRPr="0005169F">
              <w:t>04/08/2025</w:t>
            </w:r>
          </w:p>
        </w:tc>
        <w:tc>
          <w:tcPr>
            <w:tcW w:w="1271" w:type="dxa"/>
          </w:tcPr>
          <w:p w14:paraId="434864B0" w14:textId="77777777" w:rsidR="00145614" w:rsidRPr="0005169F" w:rsidRDefault="00145614" w:rsidP="003B0111">
            <w:r w:rsidRPr="0005169F">
              <w:t>1.2</w:t>
            </w:r>
          </w:p>
        </w:tc>
        <w:tc>
          <w:tcPr>
            <w:tcW w:w="4560" w:type="dxa"/>
          </w:tcPr>
          <w:p w14:paraId="4B4B9199" w14:textId="77777777" w:rsidR="00145614" w:rsidRPr="0005169F" w:rsidRDefault="00145614" w:rsidP="003B0111">
            <w:r>
              <w:t>Criados casos de teste de 05 até 08</w:t>
            </w:r>
          </w:p>
        </w:tc>
        <w:tc>
          <w:tcPr>
            <w:tcW w:w="1241" w:type="dxa"/>
          </w:tcPr>
          <w:p w14:paraId="2D1D765F" w14:textId="77777777" w:rsidR="00145614" w:rsidRPr="0005169F" w:rsidRDefault="00145614" w:rsidP="003B0111">
            <w:r w:rsidRPr="0005169F">
              <w:t>Elisângela Mangueira</w:t>
            </w:r>
          </w:p>
        </w:tc>
      </w:tr>
      <w:tr w:rsidR="00145614" w:rsidRPr="0005169F" w14:paraId="0E82AAD0" w14:textId="77777777" w:rsidTr="003B0111">
        <w:trPr>
          <w:trHeight w:val="415"/>
        </w:trPr>
        <w:tc>
          <w:tcPr>
            <w:tcW w:w="2357" w:type="dxa"/>
          </w:tcPr>
          <w:p w14:paraId="2CA372D4" w14:textId="77777777" w:rsidR="00145614" w:rsidRPr="0005169F" w:rsidRDefault="00145614" w:rsidP="003B0111">
            <w:r w:rsidRPr="0005169F">
              <w:t>06/08/2025</w:t>
            </w:r>
          </w:p>
        </w:tc>
        <w:tc>
          <w:tcPr>
            <w:tcW w:w="1271" w:type="dxa"/>
          </w:tcPr>
          <w:p w14:paraId="157906FC" w14:textId="77777777" w:rsidR="00145614" w:rsidRPr="0005169F" w:rsidRDefault="00145614" w:rsidP="003B0111">
            <w:r w:rsidRPr="0005169F">
              <w:t>1.3</w:t>
            </w:r>
          </w:p>
        </w:tc>
        <w:tc>
          <w:tcPr>
            <w:tcW w:w="4560" w:type="dxa"/>
          </w:tcPr>
          <w:p w14:paraId="5F0DAE76" w14:textId="77777777" w:rsidR="00145614" w:rsidRPr="0005169F" w:rsidRDefault="00145614" w:rsidP="003B0111">
            <w:r>
              <w:t>Criados casos de teste de 09 até 11</w:t>
            </w:r>
          </w:p>
        </w:tc>
        <w:tc>
          <w:tcPr>
            <w:tcW w:w="1241" w:type="dxa"/>
          </w:tcPr>
          <w:p w14:paraId="2AEAD88F" w14:textId="77777777" w:rsidR="00145614" w:rsidRPr="0005169F" w:rsidRDefault="00145614" w:rsidP="003B0111">
            <w:r w:rsidRPr="0005169F">
              <w:t>Elisângela Mangueira</w:t>
            </w:r>
          </w:p>
        </w:tc>
      </w:tr>
    </w:tbl>
    <w:p w14:paraId="662C8A0A" w14:textId="77777777" w:rsidR="00A21C56" w:rsidRPr="0005169F" w:rsidRDefault="00A21C56">
      <w:pPr>
        <w:pStyle w:val="Ttulo2"/>
      </w:pPr>
    </w:p>
    <w:p w14:paraId="23094FC0" w14:textId="77777777" w:rsidR="00A21C56" w:rsidRPr="0005169F" w:rsidRDefault="00A21C5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5169F">
        <w:br w:type="page"/>
      </w:r>
    </w:p>
    <w:p w14:paraId="5568E392" w14:textId="5FBBCBD6" w:rsidR="003445D0" w:rsidRPr="0005169F" w:rsidRDefault="005F1677" w:rsidP="00C83B5B">
      <w:pPr>
        <w:pStyle w:val="Ttulo1"/>
      </w:pPr>
      <w:bookmarkStart w:id="2" w:name="_Toc209605319"/>
      <w:r w:rsidRPr="0005169F">
        <w:lastRenderedPageBreak/>
        <w:t>Cen</w:t>
      </w:r>
      <w:r w:rsidR="002302B6" w:rsidRPr="0005169F">
        <w:t>á</w:t>
      </w:r>
      <w:r w:rsidRPr="0005169F">
        <w:t>rios de Testes</w:t>
      </w:r>
      <w:bookmarkEnd w:id="2"/>
    </w:p>
    <w:p w14:paraId="36822161" w14:textId="26962D2F" w:rsidR="005E3786" w:rsidRPr="0005169F" w:rsidRDefault="00903938">
      <w:pPr>
        <w:pStyle w:val="Ttulo2"/>
      </w:pPr>
      <w:bookmarkStart w:id="3" w:name="_Toc209605320"/>
      <w:r w:rsidRPr="0005169F">
        <w:t xml:space="preserve">CT001 </w:t>
      </w:r>
      <w:r w:rsidR="005D7502" w:rsidRPr="0005169F">
        <w:t>–</w:t>
      </w:r>
      <w:r w:rsidRPr="0005169F">
        <w:t xml:space="preserve"> Inserir</w:t>
      </w:r>
      <w:r w:rsidR="005D7502" w:rsidRPr="0005169F">
        <w:t xml:space="preserve"> pessoa</w:t>
      </w:r>
      <w:r w:rsidR="00014645" w:rsidRPr="0005169F">
        <w:t xml:space="preserve"> com sucesso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66A502EE" w14:textId="77777777" w:rsidTr="00D047A6">
        <w:tc>
          <w:tcPr>
            <w:tcW w:w="2235" w:type="dxa"/>
          </w:tcPr>
          <w:p w14:paraId="3947579C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00F8DF8E" w14:textId="636E1A52" w:rsidR="005E3786" w:rsidRPr="0005169F" w:rsidRDefault="00463870">
            <w:r w:rsidRPr="0005169F">
              <w:t>Inserir dados de nova pessoa no sistema.</w:t>
            </w:r>
          </w:p>
        </w:tc>
      </w:tr>
      <w:tr w:rsidR="005E3786" w:rsidRPr="0005169F" w14:paraId="3D2ADB4E" w14:textId="77777777" w:rsidTr="00D047A6">
        <w:tc>
          <w:tcPr>
            <w:tcW w:w="2235" w:type="dxa"/>
          </w:tcPr>
          <w:p w14:paraId="636E5514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1AC2C5CC" w14:textId="392D5816" w:rsidR="005E3786" w:rsidRPr="0005169F" w:rsidRDefault="009F7A43">
            <w:r w:rsidRPr="0005169F">
              <w:t>1 – Abrir a aplicação</w:t>
            </w:r>
            <w:r w:rsidRPr="0005169F">
              <w:br/>
              <w:t>2 – Inserir os dados nos campos Nome, E-mail, Telefone, CPF</w:t>
            </w:r>
            <w:r w:rsidRPr="0005169F">
              <w:br/>
              <w:t>3 – Clicar no botão inserir</w:t>
            </w:r>
            <w:r w:rsidRPr="0005169F">
              <w:br/>
              <w:t>4 – O sistema precisa emitir mensagem de sucesso</w:t>
            </w:r>
            <w:r w:rsidRPr="0005169F">
              <w:br/>
              <w:t>5 – Verificar no banco de dados se o cadastro foi inserido</w:t>
            </w:r>
          </w:p>
        </w:tc>
      </w:tr>
      <w:tr w:rsidR="005E3786" w:rsidRPr="0005169F" w14:paraId="3512594E" w14:textId="77777777" w:rsidTr="00D047A6">
        <w:tc>
          <w:tcPr>
            <w:tcW w:w="2235" w:type="dxa"/>
          </w:tcPr>
          <w:p w14:paraId="302C2205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2821D5C3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16526A0" w14:textId="77777777" w:rsidTr="00D047A6">
        <w:tc>
          <w:tcPr>
            <w:tcW w:w="2235" w:type="dxa"/>
          </w:tcPr>
          <w:p w14:paraId="1BF8D968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34B93CFB" w14:textId="5F36176B" w:rsidR="005E3786" w:rsidRPr="0005169F" w:rsidRDefault="009F7A43">
            <w:r w:rsidRPr="0005169F">
              <w:t>Cadastro inserido corretamente no banco de dados após mensagem de sucesso</w:t>
            </w:r>
          </w:p>
        </w:tc>
      </w:tr>
      <w:tr w:rsidR="005E3786" w:rsidRPr="0005169F" w14:paraId="5D7B7DDE" w14:textId="77777777" w:rsidTr="00D047A6">
        <w:tc>
          <w:tcPr>
            <w:tcW w:w="2235" w:type="dxa"/>
          </w:tcPr>
          <w:p w14:paraId="60879FDD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4E0CD606" w14:textId="7CE7AF1E" w:rsidR="005E3786" w:rsidRPr="0005169F" w:rsidRDefault="009F7A43">
            <w:r w:rsidRPr="0005169F">
              <w:t>Cadastro sobe para o banco e apresenta mensagem de sucesso</w:t>
            </w:r>
          </w:p>
        </w:tc>
      </w:tr>
      <w:tr w:rsidR="005E3786" w:rsidRPr="0005169F" w14:paraId="3790F94B" w14:textId="77777777" w:rsidTr="00D047A6">
        <w:tc>
          <w:tcPr>
            <w:tcW w:w="2235" w:type="dxa"/>
          </w:tcPr>
          <w:p w14:paraId="659897BF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2A025C05" w14:textId="77777777" w:rsidR="005E3786" w:rsidRPr="0005169F" w:rsidRDefault="009F7A43">
            <w:pPr>
              <w:rPr>
                <w:b/>
                <w:bCs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FB8850B" w14:textId="32ED6366" w:rsidR="005E3786" w:rsidRPr="0005169F" w:rsidRDefault="00465533">
      <w:pPr>
        <w:pStyle w:val="Ttulo2"/>
      </w:pPr>
      <w:bookmarkStart w:id="4" w:name="_Toc209605321"/>
      <w:r w:rsidRPr="0005169F">
        <w:t xml:space="preserve">CT002 </w:t>
      </w:r>
      <w:r w:rsidR="00B734CE" w:rsidRPr="0005169F">
        <w:t>–</w:t>
      </w:r>
      <w:r w:rsidRPr="0005169F">
        <w:t xml:space="preserve"> </w:t>
      </w:r>
      <w:ins w:id="5" w:author="Microsoft Word" w:date="2025-09-23T15:44:00Z" w16du:dateUtc="2025-09-23T18:44:00Z">
        <w:r w:rsidRPr="0005169F">
          <w:t>Altera</w:t>
        </w:r>
        <w:r w:rsidR="00385ED0" w:rsidRPr="0005169F">
          <w:t>r</w:t>
        </w:r>
      </w:ins>
      <w:r w:rsidR="00B734CE" w:rsidRPr="0005169F">
        <w:t xml:space="preserve"> </w:t>
      </w:r>
      <w:r w:rsidR="008737AE" w:rsidRPr="0005169F">
        <w:t>pessoa</w:t>
      </w:r>
      <w:ins w:id="6" w:author="Microsoft Word" w:date="2025-09-23T15:44:00Z" w16du:dateUtc="2025-09-23T18:44:00Z">
        <w:r w:rsidR="00385ED0" w:rsidRPr="0005169F">
          <w:t xml:space="preserve"> com sucesso</w:t>
        </w:r>
      </w:ins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5A55B50B" w14:textId="77777777" w:rsidTr="00C13FD9">
        <w:tc>
          <w:tcPr>
            <w:tcW w:w="2235" w:type="dxa"/>
          </w:tcPr>
          <w:p w14:paraId="74D4C5D1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21B5E66D" w14:textId="77777777" w:rsidR="005E3786" w:rsidRPr="0005169F" w:rsidRDefault="009F7A43">
            <w:r w:rsidRPr="0005169F">
              <w:t>Permitir alterar dados de um usuário já cadastrado.</w:t>
            </w:r>
          </w:p>
        </w:tc>
      </w:tr>
      <w:tr w:rsidR="005E3786" w:rsidRPr="0005169F" w14:paraId="07C65815" w14:textId="77777777" w:rsidTr="00C13FD9">
        <w:tc>
          <w:tcPr>
            <w:tcW w:w="2235" w:type="dxa"/>
          </w:tcPr>
          <w:p w14:paraId="250F51D9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57C3A60E" w14:textId="1652ADF1" w:rsidR="005E3786" w:rsidRPr="0005169F" w:rsidRDefault="009F7A43">
            <w:r w:rsidRPr="0005169F">
              <w:t>1 – Abrir a aplicação</w:t>
            </w:r>
            <w:r w:rsidRPr="0005169F">
              <w:br/>
              <w:t>2 – Inserir os dados nos campos Nome, Email, Telefone, CPF</w:t>
            </w:r>
            <w:r w:rsidRPr="0005169F">
              <w:br/>
              <w:t>3 – Clicar no botão alterar</w:t>
            </w:r>
            <w:r w:rsidRPr="0005169F">
              <w:br/>
              <w:t>4 – Alterar os campos e verificar</w:t>
            </w:r>
            <w:r w:rsidRPr="0005169F">
              <w:br/>
              <w:t>5 – O sistema precisa emitir mensagem de sucesso</w:t>
            </w:r>
            <w:r w:rsidRPr="0005169F">
              <w:br/>
              <w:t>6 – Verificar no banco de dados se o cadastro foi alterado</w:t>
            </w:r>
          </w:p>
        </w:tc>
      </w:tr>
      <w:tr w:rsidR="005E3786" w:rsidRPr="0005169F" w14:paraId="7A3976E1" w14:textId="77777777" w:rsidTr="00C13FD9">
        <w:tc>
          <w:tcPr>
            <w:tcW w:w="2235" w:type="dxa"/>
          </w:tcPr>
          <w:p w14:paraId="5F2DCDCE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7B3D502B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186628E2" w14:textId="77777777" w:rsidTr="00C13FD9">
        <w:tc>
          <w:tcPr>
            <w:tcW w:w="2235" w:type="dxa"/>
          </w:tcPr>
          <w:p w14:paraId="0992A049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591BBE73" w14:textId="73BC3538" w:rsidR="005E3786" w:rsidRPr="0005169F" w:rsidRDefault="009F7A43">
            <w:r w:rsidRPr="0005169F">
              <w:t>Alteração salva corretamente no banco de dados</w:t>
            </w:r>
          </w:p>
        </w:tc>
      </w:tr>
      <w:tr w:rsidR="005E3786" w:rsidRPr="0005169F" w14:paraId="08BCA994" w14:textId="77777777" w:rsidTr="00C13FD9">
        <w:tc>
          <w:tcPr>
            <w:tcW w:w="2235" w:type="dxa"/>
          </w:tcPr>
          <w:p w14:paraId="223B172F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4FF51893" w14:textId="6DB92B3A" w:rsidR="005E3786" w:rsidRPr="0005169F" w:rsidRDefault="009F7A43">
            <w:r w:rsidRPr="0005169F">
              <w:t>Botão altera os dados como esperado no banco de dados</w:t>
            </w:r>
          </w:p>
        </w:tc>
      </w:tr>
      <w:tr w:rsidR="005E3786" w:rsidRPr="0005169F" w14:paraId="5EAAF603" w14:textId="77777777" w:rsidTr="00C13FD9">
        <w:tc>
          <w:tcPr>
            <w:tcW w:w="2235" w:type="dxa"/>
          </w:tcPr>
          <w:p w14:paraId="48C25501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6243D0B7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FACC2C1" w14:textId="5A769286" w:rsidR="005E3786" w:rsidRPr="0005169F" w:rsidRDefault="00465533">
      <w:pPr>
        <w:pStyle w:val="Ttulo2"/>
      </w:pPr>
      <w:bookmarkStart w:id="7" w:name="_Toc209605322"/>
      <w:r w:rsidRPr="0005169F">
        <w:t xml:space="preserve">CT003 </w:t>
      </w:r>
      <w:r w:rsidR="0082675D" w:rsidRPr="0005169F">
        <w:t>–</w:t>
      </w:r>
      <w:r w:rsidRPr="0005169F">
        <w:t xml:space="preserve"> Consultar</w:t>
      </w:r>
      <w:r w:rsidR="0082675D" w:rsidRPr="0005169F">
        <w:t xml:space="preserve"> pessoa</w:t>
      </w:r>
      <w:ins w:id="8" w:author="Microsoft Word" w:date="2025-09-23T15:44:00Z" w16du:dateUtc="2025-09-23T18:44:00Z">
        <w:r w:rsidR="0082675D" w:rsidRPr="0005169F">
          <w:t xml:space="preserve"> com sucesso</w:t>
        </w:r>
      </w:ins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D0C22BB" w14:textId="77777777" w:rsidTr="00C13FD9">
        <w:tc>
          <w:tcPr>
            <w:tcW w:w="2235" w:type="dxa"/>
          </w:tcPr>
          <w:p w14:paraId="01B85503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17A200FA" w14:textId="77777777" w:rsidR="005E3786" w:rsidRPr="0005169F" w:rsidRDefault="009F7A43">
            <w:r w:rsidRPr="0005169F">
              <w:t>Consultar dados de usuário já cadastrado.</w:t>
            </w:r>
          </w:p>
        </w:tc>
      </w:tr>
      <w:tr w:rsidR="005E3786" w:rsidRPr="0005169F" w14:paraId="666EC709" w14:textId="77777777" w:rsidTr="00C13FD9">
        <w:tc>
          <w:tcPr>
            <w:tcW w:w="2235" w:type="dxa"/>
          </w:tcPr>
          <w:p w14:paraId="159D3B59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4BFA8FE3" w14:textId="38C80D76" w:rsidR="005E3786" w:rsidRPr="0005169F" w:rsidRDefault="009F7A43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consultar</w:t>
            </w:r>
            <w:r w:rsidRPr="0005169F">
              <w:br/>
              <w:t>4 – Deve aparecer o cadastro do usuário</w:t>
            </w:r>
          </w:p>
        </w:tc>
      </w:tr>
      <w:tr w:rsidR="005E3786" w:rsidRPr="0005169F" w14:paraId="514F5658" w14:textId="77777777" w:rsidTr="00C13FD9">
        <w:tc>
          <w:tcPr>
            <w:tcW w:w="2235" w:type="dxa"/>
          </w:tcPr>
          <w:p w14:paraId="42D6A0BA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3EE0CE18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E2003C7" w14:textId="77777777" w:rsidTr="00C13FD9">
        <w:tc>
          <w:tcPr>
            <w:tcW w:w="2235" w:type="dxa"/>
          </w:tcPr>
          <w:p w14:paraId="6BB04FD3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65F33408" w14:textId="78D905FF" w:rsidR="005E3786" w:rsidRPr="0005169F" w:rsidRDefault="009F7A43">
            <w:r w:rsidRPr="0005169F">
              <w:t>Consulta deve retornar corretamente os dados cadastrados</w:t>
            </w:r>
          </w:p>
        </w:tc>
      </w:tr>
      <w:tr w:rsidR="005E3786" w:rsidRPr="0005169F" w14:paraId="2806BAE9" w14:textId="77777777" w:rsidTr="00C13FD9">
        <w:tc>
          <w:tcPr>
            <w:tcW w:w="2235" w:type="dxa"/>
          </w:tcPr>
          <w:p w14:paraId="6D3DC035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7503A610" w14:textId="67B3D401" w:rsidR="005E3786" w:rsidRPr="0005169F" w:rsidRDefault="009F7A43">
            <w:r w:rsidRPr="0005169F">
              <w:t>Consulta retorna os dados corretamente do banco de dados</w:t>
            </w:r>
          </w:p>
        </w:tc>
      </w:tr>
      <w:tr w:rsidR="005E3786" w:rsidRPr="0005169F" w14:paraId="07F11C3A" w14:textId="77777777" w:rsidTr="00C13FD9">
        <w:tc>
          <w:tcPr>
            <w:tcW w:w="2235" w:type="dxa"/>
          </w:tcPr>
          <w:p w14:paraId="253D434E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3A4BC5D4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7D4981D" w14:textId="03558899" w:rsidR="005E3786" w:rsidRPr="0005169F" w:rsidRDefault="00465533">
      <w:pPr>
        <w:pStyle w:val="Ttulo2"/>
      </w:pPr>
      <w:bookmarkStart w:id="9" w:name="_Toc209605323"/>
      <w:r w:rsidRPr="0005169F">
        <w:t xml:space="preserve">CT004 </w:t>
      </w:r>
      <w:r w:rsidR="0082675D" w:rsidRPr="0005169F">
        <w:t>–</w:t>
      </w:r>
      <w:r w:rsidRPr="0005169F">
        <w:t xml:space="preserve"> Excluir</w:t>
      </w:r>
      <w:r w:rsidR="0082675D" w:rsidRPr="0005169F">
        <w:t xml:space="preserve"> pessoa</w:t>
      </w:r>
      <w:ins w:id="10" w:author="Microsoft Word" w:date="2025-09-23T15:44:00Z" w16du:dateUtc="2025-09-23T18:44:00Z">
        <w:r w:rsidR="0082675D" w:rsidRPr="0005169F">
          <w:t xml:space="preserve"> com sucesso</w:t>
        </w:r>
      </w:ins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EC112D0" w14:textId="77777777" w:rsidTr="00C13FD9">
        <w:tc>
          <w:tcPr>
            <w:tcW w:w="2235" w:type="dxa"/>
          </w:tcPr>
          <w:p w14:paraId="41DC6F78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40AD2DC1" w14:textId="77777777" w:rsidR="005E3786" w:rsidRPr="0005169F" w:rsidRDefault="009F7A43">
            <w:r w:rsidRPr="0005169F">
              <w:t>Excluir cadastro de usuário da plataforma.</w:t>
            </w:r>
          </w:p>
        </w:tc>
      </w:tr>
      <w:tr w:rsidR="005E3786" w:rsidRPr="0005169F" w14:paraId="1CF2B585" w14:textId="77777777" w:rsidTr="00C13FD9">
        <w:tc>
          <w:tcPr>
            <w:tcW w:w="2235" w:type="dxa"/>
          </w:tcPr>
          <w:p w14:paraId="5FFB9D43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52CCFC2A" w14:textId="7D23F67B" w:rsidR="005E3786" w:rsidRPr="0005169F" w:rsidRDefault="009F7A43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no botão excluir</w:t>
            </w:r>
            <w:r w:rsidRPr="0005169F">
              <w:br/>
              <w:t>4 – Mensagem de sucesso deve aparecer</w:t>
            </w:r>
            <w:r w:rsidRPr="0005169F">
              <w:br/>
              <w:t>5 – Verificar se o cadastro foi excluído no banco de dados</w:t>
            </w:r>
          </w:p>
        </w:tc>
      </w:tr>
      <w:tr w:rsidR="005E3786" w:rsidRPr="0005169F" w14:paraId="6777B50D" w14:textId="77777777" w:rsidTr="00C13FD9">
        <w:tc>
          <w:tcPr>
            <w:tcW w:w="2235" w:type="dxa"/>
          </w:tcPr>
          <w:p w14:paraId="262A7620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4602760D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7B2FECDF" w14:textId="77777777" w:rsidTr="00C13FD9">
        <w:tc>
          <w:tcPr>
            <w:tcW w:w="2235" w:type="dxa"/>
          </w:tcPr>
          <w:p w14:paraId="766995E0" w14:textId="77777777" w:rsidR="005E3786" w:rsidRPr="0005169F" w:rsidRDefault="009F7A43">
            <w:r w:rsidRPr="0005169F">
              <w:lastRenderedPageBreak/>
              <w:t>Resultado Esperado</w:t>
            </w:r>
          </w:p>
        </w:tc>
        <w:tc>
          <w:tcPr>
            <w:tcW w:w="6405" w:type="dxa"/>
          </w:tcPr>
          <w:p w14:paraId="4BA7B0A1" w14:textId="77777777" w:rsidR="005E3786" w:rsidRPr="0005169F" w:rsidRDefault="009F7A43">
            <w:r w:rsidRPr="0005169F">
              <w:t>Cadastro excluído com sucesso no banco de dados.</w:t>
            </w:r>
          </w:p>
        </w:tc>
      </w:tr>
      <w:tr w:rsidR="005E3786" w:rsidRPr="0005169F" w14:paraId="308D1636" w14:textId="77777777" w:rsidTr="00C13FD9">
        <w:tc>
          <w:tcPr>
            <w:tcW w:w="2235" w:type="dxa"/>
          </w:tcPr>
          <w:p w14:paraId="789F25CA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0C799D1D" w14:textId="0549D95A" w:rsidR="005E3786" w:rsidRPr="0005169F" w:rsidRDefault="009F7A43">
            <w:r w:rsidRPr="0005169F">
              <w:t>Registro excluído com sucesso</w:t>
            </w:r>
          </w:p>
        </w:tc>
      </w:tr>
      <w:tr w:rsidR="005E3786" w:rsidRPr="0005169F" w14:paraId="2B96FFE8" w14:textId="77777777" w:rsidTr="00C13FD9">
        <w:tc>
          <w:tcPr>
            <w:tcW w:w="2235" w:type="dxa"/>
          </w:tcPr>
          <w:p w14:paraId="2F99E3B2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3DC0E17B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E4210D" w14:textId="2BE0D112" w:rsidR="005E3786" w:rsidRPr="0005169F" w:rsidRDefault="00465533">
      <w:pPr>
        <w:pStyle w:val="Ttulo2"/>
      </w:pPr>
      <w:bookmarkStart w:id="11" w:name="_Toc209605324"/>
      <w:r w:rsidRPr="0005169F">
        <w:t xml:space="preserve">CT005 - Consultar lista de </w:t>
      </w:r>
      <w:r w:rsidR="002D4072" w:rsidRPr="0005169F">
        <w:t>pessoas</w:t>
      </w:r>
      <w:ins w:id="12" w:author="Microsoft Word" w:date="2025-09-23T15:44:00Z" w16du:dateUtc="2025-09-23T18:44:00Z">
        <w:r w:rsidR="002D4072" w:rsidRPr="0005169F">
          <w:t xml:space="preserve"> com sucesso</w:t>
        </w:r>
      </w:ins>
      <w:bookmarkEnd w:id="1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C79A280" w14:textId="77777777" w:rsidTr="00C13FD9">
        <w:tc>
          <w:tcPr>
            <w:tcW w:w="2235" w:type="dxa"/>
          </w:tcPr>
          <w:p w14:paraId="7CD4CB48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0A878803" w14:textId="77777777" w:rsidR="005E3786" w:rsidRPr="0005169F" w:rsidRDefault="009F7A43">
            <w:r w:rsidRPr="0005169F">
              <w:t>Consultar lista de dados cadastrados.</w:t>
            </w:r>
          </w:p>
        </w:tc>
      </w:tr>
      <w:tr w:rsidR="005E3786" w:rsidRPr="0005169F" w14:paraId="46BCA25E" w14:textId="77777777" w:rsidTr="00C13FD9">
        <w:tc>
          <w:tcPr>
            <w:tcW w:w="2235" w:type="dxa"/>
          </w:tcPr>
          <w:p w14:paraId="315BBFF3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27DF90A4" w14:textId="75CAEF43" w:rsidR="005E3786" w:rsidRPr="0005169F" w:rsidRDefault="009F7A43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'Consultar lista de dados'</w:t>
            </w:r>
            <w:r w:rsidRPr="0005169F">
              <w:br/>
              <w:t>4 – Sistema deve apresentar os dados cadastrados</w:t>
            </w:r>
          </w:p>
        </w:tc>
      </w:tr>
      <w:tr w:rsidR="005E3786" w:rsidRPr="0005169F" w14:paraId="286C6D7E" w14:textId="77777777" w:rsidTr="00C13FD9">
        <w:tc>
          <w:tcPr>
            <w:tcW w:w="2235" w:type="dxa"/>
          </w:tcPr>
          <w:p w14:paraId="4DADD23B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2066F25C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0A7C7FF0" w14:textId="77777777" w:rsidTr="00C13FD9">
        <w:tc>
          <w:tcPr>
            <w:tcW w:w="2235" w:type="dxa"/>
          </w:tcPr>
          <w:p w14:paraId="62B14BD8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46B78BD7" w14:textId="13197A5B" w:rsidR="005E3786" w:rsidRPr="0005169F" w:rsidRDefault="009F7A43">
            <w:r w:rsidRPr="0005169F">
              <w:t>Lista apresentada corretamente</w:t>
            </w:r>
          </w:p>
        </w:tc>
      </w:tr>
      <w:tr w:rsidR="005E3786" w:rsidRPr="0005169F" w14:paraId="3EA4024D" w14:textId="77777777" w:rsidTr="00C13FD9">
        <w:tc>
          <w:tcPr>
            <w:tcW w:w="2235" w:type="dxa"/>
          </w:tcPr>
          <w:p w14:paraId="6544E2F1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1EC31FB4" w14:textId="3D1CC0B3" w:rsidR="005E3786" w:rsidRPr="0005169F" w:rsidRDefault="009F7A43">
            <w:r w:rsidRPr="0005169F">
              <w:t>Lista consultada com sucesso</w:t>
            </w:r>
          </w:p>
        </w:tc>
      </w:tr>
      <w:tr w:rsidR="005E3786" w:rsidRPr="0005169F" w14:paraId="6A156CD0" w14:textId="77777777" w:rsidTr="00C13FD9">
        <w:tc>
          <w:tcPr>
            <w:tcW w:w="2235" w:type="dxa"/>
          </w:tcPr>
          <w:p w14:paraId="34F90982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50EE8948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2FC69B6" w14:textId="3977F47D" w:rsidR="005E3786" w:rsidRPr="0005169F" w:rsidRDefault="00465533">
      <w:pPr>
        <w:pStyle w:val="Ttulo2"/>
      </w:pPr>
      <w:bookmarkStart w:id="13" w:name="_Toc209605325"/>
      <w:r w:rsidRPr="0005169F">
        <w:t>CT006 - Limpar</w:t>
      </w:r>
      <w:r w:rsidR="00E17CD9" w:rsidRPr="0005169F">
        <w:t xml:space="preserve"> campos </w:t>
      </w:r>
      <w:ins w:id="14" w:author="Microsoft Word" w:date="2025-09-23T15:44:00Z" w16du:dateUtc="2025-09-23T18:44:00Z">
        <w:r w:rsidR="00E17CD9" w:rsidRPr="0005169F">
          <w:t>com sucesso</w:t>
        </w:r>
      </w:ins>
      <w:bookmarkEnd w:id="1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27887B4" w14:textId="77777777" w:rsidTr="00C13FD9">
        <w:tc>
          <w:tcPr>
            <w:tcW w:w="2235" w:type="dxa"/>
          </w:tcPr>
          <w:p w14:paraId="38705883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49007AEC" w14:textId="77777777" w:rsidR="005E3786" w:rsidRPr="0005169F" w:rsidRDefault="009F7A43">
            <w:r w:rsidRPr="0005169F">
              <w:t>Limpar campos preenchidos na aplicação.</w:t>
            </w:r>
          </w:p>
        </w:tc>
      </w:tr>
      <w:tr w:rsidR="005E3786" w:rsidRPr="0005169F" w14:paraId="73B7EE66" w14:textId="77777777" w:rsidTr="00C13FD9">
        <w:tc>
          <w:tcPr>
            <w:tcW w:w="2235" w:type="dxa"/>
          </w:tcPr>
          <w:p w14:paraId="54FAC14E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32D6C107" w14:textId="7AE4F876" w:rsidR="005E3786" w:rsidRPr="0005169F" w:rsidRDefault="009F7A43">
            <w:r w:rsidRPr="0005169F">
              <w:t>1 – Abrir a aplicação</w:t>
            </w:r>
            <w:r w:rsidRPr="0005169F">
              <w:br/>
              <w:t>2 – Inserir o código no campo 'código'</w:t>
            </w:r>
            <w:r w:rsidRPr="0005169F">
              <w:br/>
              <w:t>3 – Clicar em 'Limpar'</w:t>
            </w:r>
            <w:r w:rsidRPr="0005169F">
              <w:br/>
              <w:t>4 – Sistema deve limpar todos os campos</w:t>
            </w:r>
          </w:p>
        </w:tc>
      </w:tr>
      <w:tr w:rsidR="005E3786" w:rsidRPr="0005169F" w14:paraId="21BDE38F" w14:textId="77777777" w:rsidTr="00C13FD9">
        <w:tc>
          <w:tcPr>
            <w:tcW w:w="2235" w:type="dxa"/>
          </w:tcPr>
          <w:p w14:paraId="7241BC7B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5EE8BD95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750D082" w14:textId="77777777" w:rsidTr="00C13FD9">
        <w:tc>
          <w:tcPr>
            <w:tcW w:w="2235" w:type="dxa"/>
          </w:tcPr>
          <w:p w14:paraId="0CCFA40B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14D4EB3A" w14:textId="77777777" w:rsidR="005E3786" w:rsidRPr="0005169F" w:rsidRDefault="009F7A43">
            <w:r w:rsidRPr="0005169F">
              <w:t>Campos limpos corretamente.</w:t>
            </w:r>
          </w:p>
        </w:tc>
      </w:tr>
      <w:tr w:rsidR="005E3786" w:rsidRPr="0005169F" w14:paraId="4A7CA06A" w14:textId="77777777" w:rsidTr="00C13FD9">
        <w:tc>
          <w:tcPr>
            <w:tcW w:w="2235" w:type="dxa"/>
          </w:tcPr>
          <w:p w14:paraId="025BED29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1BA600E2" w14:textId="77777777" w:rsidR="005E3786" w:rsidRPr="0005169F" w:rsidRDefault="009F7A43">
            <w:r w:rsidRPr="0005169F">
              <w:t>Campos limpos conforme esperado.</w:t>
            </w:r>
          </w:p>
        </w:tc>
      </w:tr>
      <w:tr w:rsidR="005E3786" w:rsidRPr="0005169F" w14:paraId="54CAB812" w14:textId="77777777" w:rsidTr="00C13FD9">
        <w:tc>
          <w:tcPr>
            <w:tcW w:w="2235" w:type="dxa"/>
          </w:tcPr>
          <w:p w14:paraId="2A22E9D6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18717CBA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000475D7" w14:textId="0BD6D302" w:rsidR="005E3786" w:rsidRPr="0005169F" w:rsidRDefault="00465533">
      <w:pPr>
        <w:pStyle w:val="Ttulo2"/>
      </w:pPr>
      <w:bookmarkStart w:id="15" w:name="_Toc209605326"/>
      <w:r w:rsidRPr="0005169F">
        <w:t>CT007 - Sair</w:t>
      </w:r>
      <w:r w:rsidR="006E3FD8" w:rsidRPr="0005169F">
        <w:t xml:space="preserve"> </w:t>
      </w:r>
      <w:r w:rsidR="00747390" w:rsidRPr="0005169F">
        <w:t>da apli</w:t>
      </w:r>
      <w:r w:rsidR="00F41705" w:rsidRPr="0005169F">
        <w:t>cação com sucesso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0D17069B" w14:textId="77777777" w:rsidTr="00C13FD9">
        <w:tc>
          <w:tcPr>
            <w:tcW w:w="2235" w:type="dxa"/>
          </w:tcPr>
          <w:p w14:paraId="462970C7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3ED85A8F" w14:textId="77777777" w:rsidR="005E3786" w:rsidRPr="0005169F" w:rsidRDefault="009F7A43">
            <w:r w:rsidRPr="0005169F">
              <w:t>Encerrar sessão na aplicação.</w:t>
            </w:r>
          </w:p>
        </w:tc>
      </w:tr>
      <w:tr w:rsidR="005E3786" w:rsidRPr="0005169F" w14:paraId="183D7F39" w14:textId="77777777" w:rsidTr="00C13FD9">
        <w:tc>
          <w:tcPr>
            <w:tcW w:w="2235" w:type="dxa"/>
          </w:tcPr>
          <w:p w14:paraId="476515F1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0C0789C8" w14:textId="62D40587" w:rsidR="005E3786" w:rsidRPr="0005169F" w:rsidRDefault="009F7A43">
            <w:r w:rsidRPr="0005169F">
              <w:t>1 – Abrir a aplicação</w:t>
            </w:r>
            <w:r w:rsidRPr="0005169F">
              <w:br/>
              <w:t>2 – Clicar no botão sair</w:t>
            </w:r>
          </w:p>
        </w:tc>
      </w:tr>
      <w:tr w:rsidR="005E3786" w:rsidRPr="0005169F" w14:paraId="12D3E763" w14:textId="77777777" w:rsidTr="00C13FD9">
        <w:tc>
          <w:tcPr>
            <w:tcW w:w="2235" w:type="dxa"/>
          </w:tcPr>
          <w:p w14:paraId="0A465EB7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48AC3E03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7A5D19B" w14:textId="77777777" w:rsidTr="00C13FD9">
        <w:tc>
          <w:tcPr>
            <w:tcW w:w="2235" w:type="dxa"/>
          </w:tcPr>
          <w:p w14:paraId="666082D3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1F87CBE5" w14:textId="2180BCB4" w:rsidR="005E3786" w:rsidRPr="0005169F" w:rsidRDefault="009F7A43">
            <w:r w:rsidRPr="0005169F">
              <w:t>Sistema deve encerrar sessão e fechar aplicação</w:t>
            </w:r>
          </w:p>
        </w:tc>
      </w:tr>
      <w:tr w:rsidR="005E3786" w:rsidRPr="0005169F" w14:paraId="1CAAEBBB" w14:textId="77777777" w:rsidTr="00C13FD9">
        <w:tc>
          <w:tcPr>
            <w:tcW w:w="2235" w:type="dxa"/>
          </w:tcPr>
          <w:p w14:paraId="6F66F0BC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5B2E5CCC" w14:textId="1EA7AC11" w:rsidR="005E3786" w:rsidRPr="0005169F" w:rsidRDefault="009F7A43">
            <w:r w:rsidRPr="0005169F">
              <w:t>Aplicação fecha</w:t>
            </w:r>
            <w:r w:rsidR="00747390" w:rsidRPr="0005169F">
              <w:t xml:space="preserve"> a aplicação,</w:t>
            </w:r>
            <w:r w:rsidRPr="0005169F">
              <w:t xml:space="preserve"> como esperado</w:t>
            </w:r>
          </w:p>
        </w:tc>
      </w:tr>
      <w:tr w:rsidR="005E3786" w:rsidRPr="0005169F" w14:paraId="263500E1" w14:textId="77777777" w:rsidTr="00C13FD9">
        <w:tc>
          <w:tcPr>
            <w:tcW w:w="2235" w:type="dxa"/>
          </w:tcPr>
          <w:p w14:paraId="642234CE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0F50B4CE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5A6F7A80" w14:textId="75B94994" w:rsidR="005E3786" w:rsidRPr="0005169F" w:rsidRDefault="00465533">
      <w:pPr>
        <w:pStyle w:val="Ttulo2"/>
      </w:pPr>
      <w:bookmarkStart w:id="16" w:name="_Toc209605327"/>
      <w:r w:rsidRPr="0005169F">
        <w:t xml:space="preserve">CT008 </w:t>
      </w:r>
      <w:r w:rsidR="00324D97" w:rsidRPr="0005169F">
        <w:t>–</w:t>
      </w:r>
      <w:r w:rsidRPr="0005169F">
        <w:t xml:space="preserve"> </w:t>
      </w:r>
      <w:r w:rsidR="00324D97" w:rsidRPr="0005169F">
        <w:t>Testar inatividade sem erro</w:t>
      </w:r>
      <w:bookmarkEnd w:id="1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3942350B" w14:textId="77777777" w:rsidTr="001D7B82">
        <w:tc>
          <w:tcPr>
            <w:tcW w:w="2235" w:type="dxa"/>
          </w:tcPr>
          <w:p w14:paraId="01BB5446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0A9CB7C2" w14:textId="77777777" w:rsidR="005E3786" w:rsidRPr="0005169F" w:rsidRDefault="009F7A43">
            <w:r w:rsidRPr="0005169F">
              <w:t>Garantir funcionamento mesmo após tempo de inatividade.</w:t>
            </w:r>
          </w:p>
        </w:tc>
      </w:tr>
      <w:tr w:rsidR="005E3786" w:rsidRPr="0005169F" w14:paraId="54946B5F" w14:textId="77777777" w:rsidTr="001D7B82">
        <w:tc>
          <w:tcPr>
            <w:tcW w:w="2235" w:type="dxa"/>
          </w:tcPr>
          <w:p w14:paraId="3BF9ADDF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7490081E" w14:textId="7251809E" w:rsidR="00F666EF" w:rsidRPr="0005169F" w:rsidRDefault="009F7A43" w:rsidP="00280A2F">
            <w:pPr>
              <w:pStyle w:val="SemEspaamento"/>
              <w:rPr>
                <w:lang w:val="pt-BR"/>
              </w:rPr>
            </w:pPr>
            <w:r w:rsidRPr="0005169F">
              <w:rPr>
                <w:lang w:val="pt-BR"/>
              </w:rPr>
              <w:t>1 – Abrir a aplicação</w:t>
            </w:r>
            <w:r w:rsidRPr="0005169F">
              <w:rPr>
                <w:lang w:val="pt-BR"/>
              </w:rPr>
              <w:br/>
              <w:t>2 –</w:t>
            </w:r>
            <w:r w:rsidR="000110D4" w:rsidRPr="0005169F">
              <w:rPr>
                <w:lang w:val="pt-BR"/>
              </w:rPr>
              <w:t xml:space="preserve"> Executar o CT005</w:t>
            </w:r>
            <w:r w:rsidRPr="0005169F">
              <w:rPr>
                <w:lang w:val="pt-BR"/>
              </w:rPr>
              <w:br/>
              <w:t>3 –</w:t>
            </w:r>
            <w:r w:rsidR="000110D4" w:rsidRPr="0005169F">
              <w:rPr>
                <w:lang w:val="pt-BR"/>
              </w:rPr>
              <w:t xml:space="preserve"> Aguardar sem executar nenhuma operação por 40 minutos.</w:t>
            </w:r>
            <w:r w:rsidRPr="0005169F">
              <w:rPr>
                <w:lang w:val="pt-BR"/>
              </w:rPr>
              <w:br/>
              <w:t xml:space="preserve">4 – </w:t>
            </w:r>
            <w:r w:rsidR="000110D4" w:rsidRPr="0005169F">
              <w:rPr>
                <w:lang w:val="pt-BR"/>
              </w:rPr>
              <w:t>Executar o CT005</w:t>
            </w:r>
          </w:p>
        </w:tc>
      </w:tr>
      <w:tr w:rsidR="005E3786" w:rsidRPr="0005169F" w14:paraId="5C0B6AAA" w14:textId="77777777" w:rsidTr="001D7B82">
        <w:tc>
          <w:tcPr>
            <w:tcW w:w="2235" w:type="dxa"/>
          </w:tcPr>
          <w:p w14:paraId="5CE7FABE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4A8B460E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32370297" w14:textId="77777777" w:rsidTr="004F34C4">
        <w:trPr>
          <w:trHeight w:val="449"/>
        </w:trPr>
        <w:tc>
          <w:tcPr>
            <w:tcW w:w="2235" w:type="dxa"/>
          </w:tcPr>
          <w:p w14:paraId="3D07E4F5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72E765BD" w14:textId="3EE6285F" w:rsidR="005E3786" w:rsidRPr="0005169F" w:rsidRDefault="009F7A43">
            <w:r w:rsidRPr="0005169F">
              <w:t xml:space="preserve">Aplicação deve </w:t>
            </w:r>
            <w:r w:rsidR="004C6992" w:rsidRPr="0005169F">
              <w:t>funciona</w:t>
            </w:r>
            <w:r w:rsidR="0052669A" w:rsidRPr="0005169F">
              <w:t>r sem erro</w:t>
            </w:r>
            <w:r w:rsidRPr="0005169F">
              <w:t xml:space="preserve"> após </w:t>
            </w:r>
            <w:r w:rsidR="0052669A" w:rsidRPr="0005169F">
              <w:t>4</w:t>
            </w:r>
            <w:r w:rsidRPr="0005169F">
              <w:t>0 minutos</w:t>
            </w:r>
            <w:r w:rsidR="00C27FAA" w:rsidRPr="0005169F">
              <w:t xml:space="preserve"> de inatividade</w:t>
            </w:r>
          </w:p>
        </w:tc>
      </w:tr>
      <w:tr w:rsidR="005E3786" w:rsidRPr="0005169F" w14:paraId="7BE7773F" w14:textId="77777777" w:rsidTr="001D7B82">
        <w:tc>
          <w:tcPr>
            <w:tcW w:w="2235" w:type="dxa"/>
          </w:tcPr>
          <w:p w14:paraId="036B294F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411C75FE" w14:textId="212260BE" w:rsidR="005E3786" w:rsidRPr="0005169F" w:rsidRDefault="009F7A43">
            <w:r w:rsidRPr="0005169F">
              <w:t xml:space="preserve">Aplicação </w:t>
            </w:r>
            <w:r w:rsidR="0006482D" w:rsidRPr="0005169F">
              <w:t>manteve funcionalidade após os 40 minutos de inativid</w:t>
            </w:r>
            <w:r w:rsidR="002C227E" w:rsidRPr="0005169F">
              <w:t>ade</w:t>
            </w:r>
          </w:p>
        </w:tc>
      </w:tr>
      <w:tr w:rsidR="005E3786" w:rsidRPr="0005169F" w14:paraId="4892BC17" w14:textId="77777777" w:rsidTr="001D7B82">
        <w:tc>
          <w:tcPr>
            <w:tcW w:w="2235" w:type="dxa"/>
          </w:tcPr>
          <w:p w14:paraId="79D6B441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3CCE11EE" w14:textId="77777777" w:rsidR="005E3786" w:rsidRPr="0005169F" w:rsidRDefault="009F7A43">
            <w:pPr>
              <w:rPr>
                <w:b/>
                <w:bCs/>
                <w:color w:val="00B050"/>
              </w:rPr>
            </w:pPr>
            <w:r w:rsidRPr="0005169F">
              <w:rPr>
                <w:b/>
                <w:bCs/>
                <w:color w:val="00B050"/>
              </w:rPr>
              <w:t>Sucesso</w:t>
            </w:r>
          </w:p>
        </w:tc>
      </w:tr>
    </w:tbl>
    <w:p w14:paraId="40469606" w14:textId="2758EA63" w:rsidR="005E3786" w:rsidRPr="0005169F" w:rsidRDefault="00465533">
      <w:pPr>
        <w:pStyle w:val="Ttulo2"/>
      </w:pPr>
      <w:bookmarkStart w:id="17" w:name="_Toc209605328"/>
      <w:r w:rsidRPr="0005169F">
        <w:lastRenderedPageBreak/>
        <w:t xml:space="preserve">CT009 - </w:t>
      </w:r>
      <w:r w:rsidR="00EE1F06">
        <w:t xml:space="preserve">Impedir </w:t>
      </w:r>
      <w:r w:rsidR="008E2067">
        <w:t xml:space="preserve">inserção </w:t>
      </w:r>
      <w:r w:rsidR="00EE1F06">
        <w:t>de</w:t>
      </w:r>
      <w:r w:rsidRPr="0005169F">
        <w:t xml:space="preserve"> caractere</w:t>
      </w:r>
      <w:r w:rsidR="008E2067">
        <w:t xml:space="preserve">s </w:t>
      </w:r>
      <w:ins w:id="18" w:author="Microsoft Word" w:date="2025-09-23T16:22:00Z" w16du:dateUtc="2025-09-23T19:22:00Z">
        <w:r w:rsidR="00A821B2">
          <w:t>inválidos</w:t>
        </w:r>
      </w:ins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28062EB3" w14:textId="77777777" w:rsidTr="00304E57">
        <w:tc>
          <w:tcPr>
            <w:tcW w:w="2235" w:type="dxa"/>
          </w:tcPr>
          <w:p w14:paraId="6EF62B95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74F2F74D" w14:textId="2250A547" w:rsidR="005E3786" w:rsidRPr="0005169F" w:rsidRDefault="00A821B2">
            <w:r>
              <w:t xml:space="preserve">Impedir que a aplicação </w:t>
            </w:r>
            <w:r w:rsidR="00013269">
              <w:t xml:space="preserve">aceite inserção de caracteres inválidos </w:t>
            </w:r>
          </w:p>
        </w:tc>
      </w:tr>
      <w:tr w:rsidR="005E3786" w:rsidRPr="0005169F" w14:paraId="35472A8A" w14:textId="77777777" w:rsidTr="00304E57">
        <w:tc>
          <w:tcPr>
            <w:tcW w:w="2235" w:type="dxa"/>
          </w:tcPr>
          <w:p w14:paraId="103A47E5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26E4DEE1" w14:textId="1494BCE2" w:rsidR="005E3786" w:rsidRPr="0005169F" w:rsidRDefault="009F7A43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inserir</w:t>
            </w:r>
            <w:r w:rsidRPr="0005169F">
              <w:br/>
              <w:t>4 – Sistema deve validar caracteres</w:t>
            </w:r>
          </w:p>
        </w:tc>
      </w:tr>
      <w:tr w:rsidR="005E3786" w:rsidRPr="0005169F" w14:paraId="051A6E37" w14:textId="77777777" w:rsidTr="00304E57">
        <w:tc>
          <w:tcPr>
            <w:tcW w:w="2235" w:type="dxa"/>
          </w:tcPr>
          <w:p w14:paraId="0637D0F2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26577B1A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64B91AD2" w14:textId="77777777" w:rsidTr="00304E57">
        <w:tc>
          <w:tcPr>
            <w:tcW w:w="2235" w:type="dxa"/>
          </w:tcPr>
          <w:p w14:paraId="6202D852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22319F4D" w14:textId="77777777" w:rsidR="005E3786" w:rsidRPr="0005169F" w:rsidRDefault="009F7A43">
            <w:r w:rsidRPr="0005169F">
              <w:t>Aplicação deve rejeitar caracteres inválidos.</w:t>
            </w:r>
          </w:p>
        </w:tc>
      </w:tr>
      <w:tr w:rsidR="005E3786" w:rsidRPr="0005169F" w14:paraId="21DB5D39" w14:textId="77777777" w:rsidTr="00304E57">
        <w:tc>
          <w:tcPr>
            <w:tcW w:w="2235" w:type="dxa"/>
          </w:tcPr>
          <w:p w14:paraId="2C46DFEE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24E98F14" w14:textId="74719BAB" w:rsidR="00507C77" w:rsidRPr="00507C77" w:rsidRDefault="00507C77" w:rsidP="00507C77">
            <w:r w:rsidRPr="00507C77">
              <w:t>Ao inserir usuário a aplicação aceita caractere</w:t>
            </w:r>
            <w:r w:rsidR="00EB5BEA">
              <w:t>s inválidos</w:t>
            </w:r>
            <w:r w:rsidRPr="00507C77">
              <w:t xml:space="preserve">, não </w:t>
            </w:r>
            <w:r w:rsidR="003A138F">
              <w:t>apresenta mensagem de</w:t>
            </w:r>
            <w:r w:rsidRPr="00507C77">
              <w:t xml:space="preserve"> erro para e-mails inválidos ou CPF, dificultando a veracidade e a quantidade válida de usuários na aplicação.</w:t>
            </w:r>
          </w:p>
          <w:p w14:paraId="360967AE" w14:textId="26C66A52" w:rsidR="005E3786" w:rsidRPr="0005169F" w:rsidRDefault="005E3786"/>
        </w:tc>
      </w:tr>
      <w:tr w:rsidR="005E3786" w:rsidRPr="0005169F" w14:paraId="6E88B9FE" w14:textId="77777777" w:rsidTr="00304E57">
        <w:tc>
          <w:tcPr>
            <w:tcW w:w="2235" w:type="dxa"/>
          </w:tcPr>
          <w:p w14:paraId="77941378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06BBD28A" w14:textId="5504CFED" w:rsidR="005E3786" w:rsidRPr="0005169F" w:rsidRDefault="00FC16D7">
            <w:pPr>
              <w:rPr>
                <w:b/>
                <w:bCs/>
                <w:color w:val="00B050"/>
              </w:rPr>
            </w:pPr>
            <w:r w:rsidRPr="00FC16D7">
              <w:rPr>
                <w:b/>
                <w:bCs/>
                <w:color w:val="EE0000"/>
              </w:rPr>
              <w:t>Erro</w:t>
            </w:r>
          </w:p>
        </w:tc>
      </w:tr>
    </w:tbl>
    <w:p w14:paraId="58C85EEE" w14:textId="77777777" w:rsidR="00703343" w:rsidRDefault="00703343">
      <w:pPr>
        <w:pStyle w:val="Ttulo2"/>
      </w:pPr>
    </w:p>
    <w:p w14:paraId="76F37C04" w14:textId="5C6C8B58" w:rsidR="00703343" w:rsidRDefault="001D368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="Aptos" w:hAnsi="Aptos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467ED987" wp14:editId="4B2A95FF">
            <wp:extent cx="2942590" cy="4103370"/>
            <wp:effectExtent l="0" t="0" r="0" b="0"/>
            <wp:docPr id="1109060872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0872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343">
        <w:br w:type="page"/>
      </w:r>
    </w:p>
    <w:p w14:paraId="0E543884" w14:textId="19EEBDC9" w:rsidR="005E3786" w:rsidRPr="0005169F" w:rsidRDefault="00465533">
      <w:pPr>
        <w:pStyle w:val="Ttulo2"/>
      </w:pPr>
      <w:bookmarkStart w:id="19" w:name="_Toc209605329"/>
      <w:r w:rsidRPr="0005169F">
        <w:lastRenderedPageBreak/>
        <w:t xml:space="preserve">CT010 </w:t>
      </w:r>
      <w:r w:rsidR="00D4632F">
        <w:t>-</w:t>
      </w:r>
      <w:r w:rsidRPr="0005169F">
        <w:t xml:space="preserve"> </w:t>
      </w:r>
      <w:r w:rsidR="00CF0155">
        <w:t>Consultar</w:t>
      </w:r>
      <w:r w:rsidR="00D4632F">
        <w:t xml:space="preserve"> </w:t>
      </w:r>
      <w:r w:rsidR="00474C66">
        <w:t>pessoa por CPF ou por Código</w:t>
      </w:r>
      <w:bookmarkEnd w:id="19"/>
      <w:r w:rsidR="00CF0155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11A287B0" w14:textId="77777777" w:rsidTr="00304E57">
        <w:tc>
          <w:tcPr>
            <w:tcW w:w="2235" w:type="dxa"/>
          </w:tcPr>
          <w:p w14:paraId="5008E184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7FC05C51" w14:textId="611235D6" w:rsidR="005E3786" w:rsidRPr="0005169F" w:rsidRDefault="000E7258">
            <w:r>
              <w:t>Validar</w:t>
            </w:r>
            <w:r w:rsidRPr="0005169F">
              <w:t xml:space="preserve"> consult</w:t>
            </w:r>
            <w:r w:rsidR="00507AC0">
              <w:t>a de</w:t>
            </w:r>
            <w:r w:rsidRPr="0005169F">
              <w:t xml:space="preserve"> dados</w:t>
            </w:r>
            <w:r>
              <w:t xml:space="preserve"> de pessoa na aplicação</w:t>
            </w:r>
            <w:r w:rsidR="00507AC0">
              <w:t xml:space="preserve"> via CPF ou Código</w:t>
            </w:r>
            <w:r w:rsidRPr="0005169F">
              <w:t>.</w:t>
            </w:r>
          </w:p>
        </w:tc>
      </w:tr>
      <w:tr w:rsidR="005E3786" w:rsidRPr="0005169F" w14:paraId="2CF00625" w14:textId="77777777" w:rsidTr="00304E57">
        <w:tc>
          <w:tcPr>
            <w:tcW w:w="2235" w:type="dxa"/>
          </w:tcPr>
          <w:p w14:paraId="233C32F2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577B36BE" w14:textId="291EE43F" w:rsidR="005E3786" w:rsidRPr="0005169F" w:rsidRDefault="009F7A43">
            <w:r w:rsidRPr="0005169F">
              <w:t>1 – Abrir a aplicação</w:t>
            </w:r>
            <w:r w:rsidRPr="0005169F">
              <w:br/>
              <w:t>2 – Inserir dados de cadastro</w:t>
            </w:r>
            <w:r w:rsidRPr="0005169F">
              <w:br/>
              <w:t>3 – Clicar em consultar</w:t>
            </w:r>
            <w:r w:rsidRPr="0005169F">
              <w:br/>
              <w:t>4 – Sistema deve retornar os dados</w:t>
            </w:r>
            <w:r w:rsidR="004C4115">
              <w:t xml:space="preserve"> com sucesso</w:t>
            </w:r>
          </w:p>
        </w:tc>
      </w:tr>
      <w:tr w:rsidR="005E3786" w:rsidRPr="0005169F" w14:paraId="35D99181" w14:textId="77777777" w:rsidTr="00304E57">
        <w:tc>
          <w:tcPr>
            <w:tcW w:w="2235" w:type="dxa"/>
          </w:tcPr>
          <w:p w14:paraId="0F287B3B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1F0C4C58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5E3786" w:rsidRPr="0005169F" w14:paraId="4CCB49D8" w14:textId="77777777" w:rsidTr="00304E57">
        <w:tc>
          <w:tcPr>
            <w:tcW w:w="2235" w:type="dxa"/>
          </w:tcPr>
          <w:p w14:paraId="76AFCAEA" w14:textId="77777777" w:rsidR="005E3786" w:rsidRPr="0005169F" w:rsidRDefault="009F7A43">
            <w:r w:rsidRPr="0005169F">
              <w:t>Resultado Esperado</w:t>
            </w:r>
          </w:p>
        </w:tc>
        <w:tc>
          <w:tcPr>
            <w:tcW w:w="6405" w:type="dxa"/>
          </w:tcPr>
          <w:p w14:paraId="51087708" w14:textId="21271CEE" w:rsidR="005E3786" w:rsidRPr="0005169F" w:rsidRDefault="009F7A43">
            <w:r w:rsidRPr="0005169F">
              <w:t xml:space="preserve">Consulta deve funcionar por </w:t>
            </w:r>
            <w:r w:rsidR="00AF10B0">
              <w:t xml:space="preserve">CPF </w:t>
            </w:r>
            <w:r w:rsidRPr="0005169F">
              <w:t>ou</w:t>
            </w:r>
            <w:r w:rsidR="00AF10B0">
              <w:t xml:space="preserve"> </w:t>
            </w:r>
            <w:r w:rsidR="00AF10B0" w:rsidRPr="0005169F">
              <w:t>código</w:t>
            </w:r>
          </w:p>
        </w:tc>
      </w:tr>
      <w:tr w:rsidR="005E3786" w:rsidRPr="0005169F" w14:paraId="18F8A003" w14:textId="77777777" w:rsidTr="00304E57">
        <w:tc>
          <w:tcPr>
            <w:tcW w:w="2235" w:type="dxa"/>
          </w:tcPr>
          <w:p w14:paraId="2DDCB870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079C79C8" w14:textId="1CBEF8D1" w:rsidR="005E3786" w:rsidRPr="0005169F" w:rsidRDefault="00B57948">
            <w:r w:rsidRPr="00B57948">
              <w:t>Ao inserir dados do usuário, a aplicação não reconhece os dados. Uma vez cadastrado, só será possível consultar pelo código e não pelos dados, se esquecer o código não será possível recuperar a conta.</w:t>
            </w:r>
          </w:p>
        </w:tc>
      </w:tr>
      <w:tr w:rsidR="005E3786" w:rsidRPr="0005169F" w14:paraId="46783E39" w14:textId="77777777" w:rsidTr="00304E57">
        <w:tc>
          <w:tcPr>
            <w:tcW w:w="2235" w:type="dxa"/>
          </w:tcPr>
          <w:p w14:paraId="151F48F7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6C3EF635" w14:textId="35E295D5" w:rsidR="005E3786" w:rsidRPr="0005169F" w:rsidRDefault="00FC16D7">
            <w:pPr>
              <w:rPr>
                <w:b/>
                <w:bCs/>
                <w:color w:val="00B050"/>
              </w:rPr>
            </w:pPr>
            <w:r>
              <w:rPr>
                <w:b/>
                <w:bCs/>
                <w:color w:val="EE0000"/>
              </w:rPr>
              <w:t>Err</w:t>
            </w:r>
            <w:r w:rsidR="008703FE">
              <w:rPr>
                <w:b/>
                <w:bCs/>
                <w:color w:val="EE0000"/>
              </w:rPr>
              <w:t>o</w:t>
            </w:r>
          </w:p>
        </w:tc>
      </w:tr>
    </w:tbl>
    <w:p w14:paraId="74B26AB4" w14:textId="77777777" w:rsidR="00581F08" w:rsidRDefault="00581F08"/>
    <w:p w14:paraId="01D727F6" w14:textId="0B0FB57E" w:rsidR="00B57948" w:rsidRDefault="00581F0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="Aptos" w:hAnsi="Aptos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4029C97" wp14:editId="7996996C">
            <wp:extent cx="2872154" cy="4060275"/>
            <wp:effectExtent l="0" t="0" r="4445" b="0"/>
            <wp:docPr id="2061615176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5176" name="Imagem 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26" cy="406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7948">
        <w:br w:type="page"/>
      </w:r>
    </w:p>
    <w:p w14:paraId="0DF7EB00" w14:textId="61E74F39" w:rsidR="005E3786" w:rsidRPr="0005169F" w:rsidRDefault="00465533">
      <w:pPr>
        <w:pStyle w:val="Ttulo2"/>
      </w:pPr>
      <w:bookmarkStart w:id="20" w:name="_Toc209605330"/>
      <w:r w:rsidRPr="0005169F">
        <w:lastRenderedPageBreak/>
        <w:t xml:space="preserve">CT011 - </w:t>
      </w:r>
      <w:r w:rsidR="0096118D">
        <w:t>Impedir inser</w:t>
      </w:r>
      <w:r w:rsidR="002D072E">
        <w:t>ção de</w:t>
      </w:r>
      <w:r w:rsidR="0096118D">
        <w:t xml:space="preserve"> pessoa</w:t>
      </w:r>
      <w:r w:rsidR="00FF52B3">
        <w:t xml:space="preserve"> </w:t>
      </w:r>
      <w:proofErr w:type="gramStart"/>
      <w:r w:rsidR="00FF52B3">
        <w:t xml:space="preserve">com </w:t>
      </w:r>
      <w:r w:rsidR="00BD2516">
        <w:t>campo vazio</w:t>
      </w:r>
      <w:r w:rsidR="00665C10">
        <w:t>s</w:t>
      </w:r>
      <w:bookmarkEnd w:id="20"/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E3786" w:rsidRPr="0005169F" w14:paraId="407011A0" w14:textId="77777777" w:rsidTr="00304E57">
        <w:tc>
          <w:tcPr>
            <w:tcW w:w="2235" w:type="dxa"/>
          </w:tcPr>
          <w:p w14:paraId="7AFF0DC1" w14:textId="77777777" w:rsidR="005E3786" w:rsidRPr="0005169F" w:rsidRDefault="009F7A43">
            <w:r w:rsidRPr="0005169F">
              <w:t>Descrição</w:t>
            </w:r>
          </w:p>
        </w:tc>
        <w:tc>
          <w:tcPr>
            <w:tcW w:w="6405" w:type="dxa"/>
          </w:tcPr>
          <w:p w14:paraId="25BF8C24" w14:textId="77777777" w:rsidR="005E3786" w:rsidRPr="0005169F" w:rsidRDefault="009F7A43">
            <w:r w:rsidRPr="0005169F">
              <w:t>Validar inserção de cadastro sem campos preenchidos.</w:t>
            </w:r>
          </w:p>
        </w:tc>
      </w:tr>
      <w:tr w:rsidR="005E3786" w:rsidRPr="0005169F" w14:paraId="481F810C" w14:textId="77777777" w:rsidTr="00304E57">
        <w:tc>
          <w:tcPr>
            <w:tcW w:w="2235" w:type="dxa"/>
          </w:tcPr>
          <w:p w14:paraId="26610B15" w14:textId="77777777" w:rsidR="005E3786" w:rsidRPr="0005169F" w:rsidRDefault="009F7A43">
            <w:r w:rsidRPr="0005169F">
              <w:t>Passos</w:t>
            </w:r>
          </w:p>
        </w:tc>
        <w:tc>
          <w:tcPr>
            <w:tcW w:w="6405" w:type="dxa"/>
          </w:tcPr>
          <w:p w14:paraId="34089021" w14:textId="794F18F2" w:rsidR="00477564" w:rsidRDefault="009F7A43">
            <w:r w:rsidRPr="0005169F">
              <w:t>1 – Abrir a aplicação</w:t>
            </w:r>
            <w:r w:rsidRPr="0005169F">
              <w:br/>
              <w:t>2 –</w:t>
            </w:r>
            <w:r w:rsidR="00477564">
              <w:t xml:space="preserve"> Executar CT001</w:t>
            </w:r>
          </w:p>
          <w:p w14:paraId="73F2E3F1" w14:textId="076EDB45" w:rsidR="005E3786" w:rsidRPr="0005169F" w:rsidRDefault="009F7A43">
            <w:r w:rsidRPr="0005169F">
              <w:t xml:space="preserve">3 – </w:t>
            </w:r>
            <w:r w:rsidR="00390A09">
              <w:t>Aplicação deve emitir erro para campos vazios</w:t>
            </w:r>
          </w:p>
        </w:tc>
      </w:tr>
      <w:tr w:rsidR="005E3786" w:rsidRPr="0005169F" w14:paraId="2EAE8631" w14:textId="77777777" w:rsidTr="00304E57">
        <w:tc>
          <w:tcPr>
            <w:tcW w:w="2235" w:type="dxa"/>
          </w:tcPr>
          <w:p w14:paraId="7BA683CB" w14:textId="77777777" w:rsidR="005E3786" w:rsidRPr="0005169F" w:rsidRDefault="009F7A43">
            <w:r w:rsidRPr="0005169F">
              <w:t>Prioridade</w:t>
            </w:r>
          </w:p>
        </w:tc>
        <w:tc>
          <w:tcPr>
            <w:tcW w:w="6405" w:type="dxa"/>
          </w:tcPr>
          <w:p w14:paraId="3E1B0C2A" w14:textId="77777777" w:rsidR="005E3786" w:rsidRPr="00CF63E4" w:rsidRDefault="009F7A43">
            <w:pPr>
              <w:rPr>
                <w:b/>
                <w:bCs/>
              </w:rPr>
            </w:pPr>
            <w:r w:rsidRPr="00CF63E4">
              <w:rPr>
                <w:b/>
                <w:bCs/>
                <w:color w:val="5F497A" w:themeColor="accent4" w:themeShade="BF"/>
              </w:rPr>
              <w:t>Essencial</w:t>
            </w:r>
          </w:p>
        </w:tc>
      </w:tr>
      <w:tr w:rsidR="00012E87" w:rsidRPr="0005169F" w14:paraId="085196F5" w14:textId="77777777" w:rsidTr="00304E57">
        <w:tc>
          <w:tcPr>
            <w:tcW w:w="2235" w:type="dxa"/>
          </w:tcPr>
          <w:p w14:paraId="785EE4F5" w14:textId="77777777" w:rsidR="00012E87" w:rsidRPr="0005169F" w:rsidRDefault="00012E87" w:rsidP="00012E87">
            <w:r w:rsidRPr="0005169F">
              <w:t>Resultado Esperado</w:t>
            </w:r>
          </w:p>
        </w:tc>
        <w:tc>
          <w:tcPr>
            <w:tcW w:w="6405" w:type="dxa"/>
          </w:tcPr>
          <w:p w14:paraId="6B827F11" w14:textId="43178865" w:rsidR="00012E87" w:rsidRPr="0005169F" w:rsidRDefault="00012E87" w:rsidP="00012E87">
            <w:r w:rsidRPr="0005169F">
              <w:t xml:space="preserve">Aplicação exibe </w:t>
            </w:r>
            <w:r>
              <w:t>mensagem</w:t>
            </w:r>
            <w:r w:rsidR="00CE600A">
              <w:t xml:space="preserve"> de campo</w:t>
            </w:r>
            <w:r w:rsidR="00A701DE">
              <w:t xml:space="preserve"> </w:t>
            </w:r>
            <w:r w:rsidR="00CE600A">
              <w:t>vazio</w:t>
            </w:r>
            <w:r w:rsidRPr="0005169F">
              <w:t xml:space="preserve"> e não permite cadastro </w:t>
            </w:r>
          </w:p>
        </w:tc>
      </w:tr>
      <w:tr w:rsidR="005E3786" w:rsidRPr="0005169F" w14:paraId="24D4B849" w14:textId="77777777" w:rsidTr="00304E57">
        <w:tc>
          <w:tcPr>
            <w:tcW w:w="2235" w:type="dxa"/>
          </w:tcPr>
          <w:p w14:paraId="3D18D825" w14:textId="77777777" w:rsidR="005E3786" w:rsidRPr="0005169F" w:rsidRDefault="009F7A43">
            <w:r w:rsidRPr="0005169F">
              <w:t>Resultado Obtido</w:t>
            </w:r>
          </w:p>
        </w:tc>
        <w:tc>
          <w:tcPr>
            <w:tcW w:w="6405" w:type="dxa"/>
          </w:tcPr>
          <w:p w14:paraId="16EBF7CE" w14:textId="77777777" w:rsidR="00EF3DBB" w:rsidRPr="00EF3DBB" w:rsidRDefault="00EF3DBB" w:rsidP="00EF3DBB">
            <w:r w:rsidRPr="00EF3DBB">
              <w:t>Ao inserir usuário, a aplicação apresenta mensagem de sucesso mesmo com campos vazios e gera código no banco de dados.</w:t>
            </w:r>
          </w:p>
          <w:p w14:paraId="7D28E48C" w14:textId="7E12163C" w:rsidR="005E3786" w:rsidRPr="0005169F" w:rsidRDefault="005E3786"/>
        </w:tc>
      </w:tr>
      <w:tr w:rsidR="005E3786" w:rsidRPr="0005169F" w14:paraId="3DF0F32A" w14:textId="77777777" w:rsidTr="00304E57">
        <w:tc>
          <w:tcPr>
            <w:tcW w:w="2235" w:type="dxa"/>
          </w:tcPr>
          <w:p w14:paraId="0FAE91E1" w14:textId="77777777" w:rsidR="005E3786" w:rsidRPr="0005169F" w:rsidRDefault="009F7A43">
            <w:r w:rsidRPr="0005169F">
              <w:t>Status</w:t>
            </w:r>
          </w:p>
        </w:tc>
        <w:tc>
          <w:tcPr>
            <w:tcW w:w="6405" w:type="dxa"/>
          </w:tcPr>
          <w:p w14:paraId="371F118C" w14:textId="689B7B7D" w:rsidR="005E3786" w:rsidRPr="00EF3DBB" w:rsidRDefault="009F7A43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Erro</w:t>
            </w:r>
          </w:p>
        </w:tc>
      </w:tr>
    </w:tbl>
    <w:p w14:paraId="27AC9422" w14:textId="77777777" w:rsidR="009C6C5E" w:rsidRDefault="009C6C5E"/>
    <w:p w14:paraId="4C316441" w14:textId="7C3110C1" w:rsidR="001146AA" w:rsidRPr="00B87C42" w:rsidRDefault="001146AA">
      <w:r>
        <w:rPr>
          <w:rFonts w:ascii="Aptos" w:hAnsi="Aptos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1941744C" wp14:editId="297794F6">
            <wp:extent cx="1526765" cy="2866292"/>
            <wp:effectExtent l="0" t="0" r="0" b="0"/>
            <wp:docPr id="1865967254" name="Imagem 8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7254" name="Imagem 8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032" cy="288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8558650" wp14:editId="447675BE">
            <wp:extent cx="3811181" cy="2309446"/>
            <wp:effectExtent l="0" t="0" r="0" b="0"/>
            <wp:docPr id="613721035" name="Imagem 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1035" name="Imagem 9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181" cy="2309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6AA" w:rsidRPr="00B87C42" w:rsidSect="00514B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716801">
    <w:abstractNumId w:val="8"/>
  </w:num>
  <w:num w:numId="2" w16cid:durableId="1188830632">
    <w:abstractNumId w:val="6"/>
  </w:num>
  <w:num w:numId="3" w16cid:durableId="900560003">
    <w:abstractNumId w:val="5"/>
  </w:num>
  <w:num w:numId="4" w16cid:durableId="974022591">
    <w:abstractNumId w:val="4"/>
  </w:num>
  <w:num w:numId="5" w16cid:durableId="1949504271">
    <w:abstractNumId w:val="7"/>
  </w:num>
  <w:num w:numId="6" w16cid:durableId="994072267">
    <w:abstractNumId w:val="3"/>
  </w:num>
  <w:num w:numId="7" w16cid:durableId="550118284">
    <w:abstractNumId w:val="2"/>
  </w:num>
  <w:num w:numId="8" w16cid:durableId="717095682">
    <w:abstractNumId w:val="1"/>
  </w:num>
  <w:num w:numId="9" w16cid:durableId="102845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D4"/>
    <w:rsid w:val="00012E87"/>
    <w:rsid w:val="00013269"/>
    <w:rsid w:val="00014645"/>
    <w:rsid w:val="00034616"/>
    <w:rsid w:val="0005169F"/>
    <w:rsid w:val="0006063C"/>
    <w:rsid w:val="0006482D"/>
    <w:rsid w:val="00064E24"/>
    <w:rsid w:val="000727DE"/>
    <w:rsid w:val="000A68CA"/>
    <w:rsid w:val="000E7258"/>
    <w:rsid w:val="000F148C"/>
    <w:rsid w:val="001146AA"/>
    <w:rsid w:val="00145614"/>
    <w:rsid w:val="0015074B"/>
    <w:rsid w:val="001D3685"/>
    <w:rsid w:val="001D7B82"/>
    <w:rsid w:val="002302B6"/>
    <w:rsid w:val="00230DF9"/>
    <w:rsid w:val="00280A2F"/>
    <w:rsid w:val="0029639D"/>
    <w:rsid w:val="002B0564"/>
    <w:rsid w:val="002C227E"/>
    <w:rsid w:val="002D072E"/>
    <w:rsid w:val="002D4072"/>
    <w:rsid w:val="002F119A"/>
    <w:rsid w:val="00304C05"/>
    <w:rsid w:val="00304E57"/>
    <w:rsid w:val="00324D97"/>
    <w:rsid w:val="00326F90"/>
    <w:rsid w:val="003445D0"/>
    <w:rsid w:val="00376C9F"/>
    <w:rsid w:val="00385ED0"/>
    <w:rsid w:val="00390A09"/>
    <w:rsid w:val="00396D54"/>
    <w:rsid w:val="003A138F"/>
    <w:rsid w:val="003E3891"/>
    <w:rsid w:val="003E71A1"/>
    <w:rsid w:val="00431117"/>
    <w:rsid w:val="00456292"/>
    <w:rsid w:val="00463870"/>
    <w:rsid w:val="00465533"/>
    <w:rsid w:val="004700B1"/>
    <w:rsid w:val="00474C66"/>
    <w:rsid w:val="00477564"/>
    <w:rsid w:val="004B523F"/>
    <w:rsid w:val="004C4115"/>
    <w:rsid w:val="004C6992"/>
    <w:rsid w:val="004F34C4"/>
    <w:rsid w:val="00507AC0"/>
    <w:rsid w:val="00507C77"/>
    <w:rsid w:val="00514B99"/>
    <w:rsid w:val="0052669A"/>
    <w:rsid w:val="00581F08"/>
    <w:rsid w:val="005A48E3"/>
    <w:rsid w:val="005C25D4"/>
    <w:rsid w:val="005D7502"/>
    <w:rsid w:val="005E3786"/>
    <w:rsid w:val="005F1677"/>
    <w:rsid w:val="00643B20"/>
    <w:rsid w:val="00665C10"/>
    <w:rsid w:val="006B597F"/>
    <w:rsid w:val="006C42E5"/>
    <w:rsid w:val="006E1170"/>
    <w:rsid w:val="006E3329"/>
    <w:rsid w:val="006E3FD8"/>
    <w:rsid w:val="00703343"/>
    <w:rsid w:val="007106C6"/>
    <w:rsid w:val="007143AD"/>
    <w:rsid w:val="00743162"/>
    <w:rsid w:val="00747390"/>
    <w:rsid w:val="0075394A"/>
    <w:rsid w:val="00764FAE"/>
    <w:rsid w:val="007A7166"/>
    <w:rsid w:val="007C067C"/>
    <w:rsid w:val="00816E9C"/>
    <w:rsid w:val="0082675D"/>
    <w:rsid w:val="0085197D"/>
    <w:rsid w:val="008703FE"/>
    <w:rsid w:val="008737AE"/>
    <w:rsid w:val="00873B66"/>
    <w:rsid w:val="008E2067"/>
    <w:rsid w:val="008E575F"/>
    <w:rsid w:val="00903938"/>
    <w:rsid w:val="0095497E"/>
    <w:rsid w:val="0096118D"/>
    <w:rsid w:val="00980EFC"/>
    <w:rsid w:val="009837CA"/>
    <w:rsid w:val="009C1BC4"/>
    <w:rsid w:val="009C6C5E"/>
    <w:rsid w:val="009E6AF7"/>
    <w:rsid w:val="009F7A43"/>
    <w:rsid w:val="00A01322"/>
    <w:rsid w:val="00A0532E"/>
    <w:rsid w:val="00A209C6"/>
    <w:rsid w:val="00A21C56"/>
    <w:rsid w:val="00A701DE"/>
    <w:rsid w:val="00A821B2"/>
    <w:rsid w:val="00AA1D8D"/>
    <w:rsid w:val="00AA61C6"/>
    <w:rsid w:val="00AC1880"/>
    <w:rsid w:val="00AF10B0"/>
    <w:rsid w:val="00AF413F"/>
    <w:rsid w:val="00B2623C"/>
    <w:rsid w:val="00B47730"/>
    <w:rsid w:val="00B57948"/>
    <w:rsid w:val="00B734CE"/>
    <w:rsid w:val="00B85E1F"/>
    <w:rsid w:val="00B87C42"/>
    <w:rsid w:val="00B94837"/>
    <w:rsid w:val="00BD2516"/>
    <w:rsid w:val="00C05D03"/>
    <w:rsid w:val="00C13FD9"/>
    <w:rsid w:val="00C27E00"/>
    <w:rsid w:val="00C27FAA"/>
    <w:rsid w:val="00C83B5B"/>
    <w:rsid w:val="00C93A98"/>
    <w:rsid w:val="00CB0664"/>
    <w:rsid w:val="00CD0BDE"/>
    <w:rsid w:val="00CE600A"/>
    <w:rsid w:val="00CF0155"/>
    <w:rsid w:val="00CF63E4"/>
    <w:rsid w:val="00CF7AD8"/>
    <w:rsid w:val="00D040FF"/>
    <w:rsid w:val="00D047A6"/>
    <w:rsid w:val="00D354F2"/>
    <w:rsid w:val="00D40574"/>
    <w:rsid w:val="00D4632F"/>
    <w:rsid w:val="00D776C8"/>
    <w:rsid w:val="00D86684"/>
    <w:rsid w:val="00E070A1"/>
    <w:rsid w:val="00E17CD9"/>
    <w:rsid w:val="00E32B27"/>
    <w:rsid w:val="00E72651"/>
    <w:rsid w:val="00EA2246"/>
    <w:rsid w:val="00EA6DFA"/>
    <w:rsid w:val="00EB5BEA"/>
    <w:rsid w:val="00EE1F06"/>
    <w:rsid w:val="00EF3DBB"/>
    <w:rsid w:val="00F20BC8"/>
    <w:rsid w:val="00F41705"/>
    <w:rsid w:val="00F65CAA"/>
    <w:rsid w:val="00F666EF"/>
    <w:rsid w:val="00F83CB9"/>
    <w:rsid w:val="00FC16D7"/>
    <w:rsid w:val="00FC693F"/>
    <w:rsid w:val="00FE2D0F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29C25013-22D7-420D-846A-DD77889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3445D0"/>
    <w:pPr>
      <w:spacing w:after="100" w:line="259" w:lineRule="auto"/>
      <w:ind w:left="220"/>
    </w:pPr>
    <w:rPr>
      <w:rFonts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445D0"/>
    <w:pPr>
      <w:spacing w:after="100" w:line="259" w:lineRule="auto"/>
    </w:pPr>
    <w:rPr>
      <w:rFonts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3445D0"/>
    <w:pPr>
      <w:spacing w:after="100" w:line="259" w:lineRule="auto"/>
      <w:ind w:left="440"/>
    </w:pPr>
    <w:rPr>
      <w:rFonts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3445D0"/>
    <w:rPr>
      <w:color w:val="0000FF" w:themeColor="hyperlink"/>
      <w:u w:val="singl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14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plano de teste visa assegurar a qualidade do sistema por meio de cenários de teste, definição de critérios de aprovação e controle de defeitos.
</Abstract>
  <CompanyAddress/>
  <CompanyPhone/>
  <CompanyFax/>
  <CompanyEmail>elisbmangueira@gmail.com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8</Pages>
  <Words>1075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de pessoa</dc:title>
  <dc:subject>Plano de Teste</dc:subject>
  <dc:creator>Maria Elisângela Barbosa Mangueira</dc:creator>
  <cp:keywords/>
  <dc:description>generated by python-docx</dc:description>
  <cp:lastModifiedBy>Maria Elisangela Barbosa Mangueira</cp:lastModifiedBy>
  <cp:revision>132</cp:revision>
  <dcterms:created xsi:type="dcterms:W3CDTF">2013-12-23T23:15:00Z</dcterms:created>
  <dcterms:modified xsi:type="dcterms:W3CDTF">2025-09-24T14:21:00Z</dcterms:modified>
  <cp:category/>
</cp:coreProperties>
</file>